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m" ContentType="application/vnd.ms-visio.drawing.macroEnabled"/>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D1BFC" w14:textId="77777777" w:rsidR="00910132" w:rsidRDefault="00E13623">
      <w:pPr>
        <w:widowControl w:val="0"/>
        <w:pBdr>
          <w:top w:val="nil"/>
          <w:left w:val="nil"/>
          <w:bottom w:val="nil"/>
          <w:right w:val="nil"/>
          <w:between w:val="nil"/>
        </w:pBdr>
        <w:spacing w:line="276" w:lineRule="auto"/>
        <w:ind w:left="0" w:hanging="2"/>
      </w:pPr>
      <w:r>
        <w:pict w14:anchorId="5F1A9E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50pt;height:50pt;z-index:251657728;visibility:hidden">
            <v:path o:extrusionok="t"/>
            <o:lock v:ext="edit" selection="t"/>
          </v:shape>
        </w:pict>
      </w:r>
    </w:p>
    <w:p w14:paraId="3AE77DF1" w14:textId="77777777" w:rsidR="00910132" w:rsidRDefault="00E13623">
      <w:pPr>
        <w:ind w:left="1" w:hanging="3"/>
        <w:rPr>
          <w:rFonts w:ascii="Calibri" w:eastAsia="Calibri" w:hAnsi="Calibri" w:cs="Calibri"/>
          <w:sz w:val="32"/>
          <w:szCs w:val="32"/>
        </w:rPr>
      </w:pPr>
      <w:r>
        <w:rPr>
          <w:rFonts w:ascii="Calibri" w:eastAsia="Calibri" w:hAnsi="Calibri" w:cs="Calibri"/>
          <w:b/>
          <w:noProof/>
          <w:sz w:val="32"/>
          <w:szCs w:val="32"/>
        </w:rPr>
        <w:drawing>
          <wp:inline distT="0" distB="0" distL="114300" distR="114300" wp14:anchorId="1B3FBAC5" wp14:editId="76ECCD5D">
            <wp:extent cx="6000115" cy="3139440"/>
            <wp:effectExtent l="0" t="0" r="0" b="0"/>
            <wp:docPr id="10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000115" cy="3139440"/>
                    </a:xfrm>
                    <a:prstGeom prst="rect">
                      <a:avLst/>
                    </a:prstGeom>
                    <a:ln/>
                  </pic:spPr>
                </pic:pic>
              </a:graphicData>
            </a:graphic>
          </wp:inline>
        </w:drawing>
      </w:r>
    </w:p>
    <w:p w14:paraId="5DD75453" w14:textId="77777777" w:rsidR="00910132" w:rsidRDefault="00910132">
      <w:pPr>
        <w:ind w:left="1" w:hanging="3"/>
        <w:rPr>
          <w:rFonts w:ascii="Calibri" w:eastAsia="Calibri" w:hAnsi="Calibri" w:cs="Calibri"/>
          <w:sz w:val="32"/>
          <w:szCs w:val="32"/>
        </w:rPr>
      </w:pPr>
    </w:p>
    <w:p w14:paraId="28CAE2D3" w14:textId="77777777" w:rsidR="00910132" w:rsidRDefault="00910132">
      <w:pPr>
        <w:ind w:left="1" w:hanging="3"/>
        <w:rPr>
          <w:rFonts w:ascii="Calibri" w:eastAsia="Calibri" w:hAnsi="Calibri" w:cs="Calibri"/>
          <w:sz w:val="32"/>
          <w:szCs w:val="32"/>
        </w:rPr>
      </w:pPr>
    </w:p>
    <w:p w14:paraId="0A6C76FF" w14:textId="77777777" w:rsidR="00910132" w:rsidRDefault="00910132">
      <w:pPr>
        <w:pBdr>
          <w:top w:val="nil"/>
          <w:left w:val="nil"/>
          <w:bottom w:val="nil"/>
          <w:right w:val="nil"/>
          <w:between w:val="nil"/>
        </w:pBdr>
        <w:spacing w:after="120" w:line="240" w:lineRule="auto"/>
        <w:ind w:left="0" w:hanging="2"/>
        <w:rPr>
          <w:rFonts w:ascii="Calibri" w:eastAsia="Calibri" w:hAnsi="Calibri" w:cs="Calibri"/>
          <w:color w:val="000000"/>
          <w:sz w:val="22"/>
          <w:szCs w:val="22"/>
        </w:rPr>
      </w:pPr>
    </w:p>
    <w:p w14:paraId="7E1DCCE8" w14:textId="77777777" w:rsidR="00910132" w:rsidRDefault="00910132">
      <w:pPr>
        <w:ind w:left="0" w:hanging="2"/>
        <w:rPr>
          <w:rFonts w:ascii="Calibri" w:eastAsia="Calibri" w:hAnsi="Calibri" w:cs="Calibri"/>
        </w:rPr>
      </w:pPr>
    </w:p>
    <w:p w14:paraId="584AC9EE" w14:textId="77777777" w:rsidR="00910132" w:rsidRDefault="00910132">
      <w:pPr>
        <w:ind w:left="0" w:hanging="2"/>
        <w:rPr>
          <w:rFonts w:ascii="Calibri" w:eastAsia="Calibri" w:hAnsi="Calibri" w:cs="Calibri"/>
        </w:rPr>
      </w:pPr>
    </w:p>
    <w:p w14:paraId="48318DCC" w14:textId="77777777" w:rsidR="00910132" w:rsidRDefault="00E13623">
      <w:pPr>
        <w:ind w:left="4" w:hanging="6"/>
        <w:rPr>
          <w:rFonts w:ascii="Calibri" w:eastAsia="Calibri" w:hAnsi="Calibri" w:cs="Calibri"/>
          <w:sz w:val="56"/>
          <w:szCs w:val="56"/>
        </w:rPr>
      </w:pPr>
      <w:r>
        <w:rPr>
          <w:rFonts w:ascii="Calibri" w:eastAsia="Calibri" w:hAnsi="Calibri" w:cs="Calibri"/>
          <w:b/>
          <w:sz w:val="56"/>
          <w:szCs w:val="56"/>
        </w:rPr>
        <w:t>Requirements Specification</w:t>
      </w:r>
      <w:r>
        <w:rPr>
          <w:rFonts w:ascii="Calibri" w:eastAsia="Calibri" w:hAnsi="Calibri" w:cs="Calibri"/>
          <w:b/>
          <w:sz w:val="56"/>
          <w:szCs w:val="56"/>
        </w:rPr>
        <w:br/>
      </w:r>
    </w:p>
    <w:p w14:paraId="301998E3" w14:textId="77777777" w:rsidR="00910132" w:rsidRDefault="00E13623">
      <w:pPr>
        <w:pBdr>
          <w:top w:val="nil"/>
          <w:left w:val="nil"/>
          <w:bottom w:val="nil"/>
          <w:right w:val="nil"/>
          <w:between w:val="nil"/>
        </w:pBdr>
        <w:tabs>
          <w:tab w:val="right" w:pos="7920"/>
        </w:tabs>
        <w:spacing w:after="360" w:line="240" w:lineRule="auto"/>
        <w:ind w:left="1" w:hanging="3"/>
        <w:rPr>
          <w:rFonts w:ascii="Calibri" w:eastAsia="Calibri" w:hAnsi="Calibri" w:cs="Calibri"/>
          <w:color w:val="000000"/>
          <w:sz w:val="28"/>
          <w:szCs w:val="28"/>
        </w:rPr>
      </w:pPr>
      <w:r>
        <w:rPr>
          <w:rFonts w:ascii="Calibri" w:eastAsia="Calibri" w:hAnsi="Calibri" w:cs="Calibri"/>
          <w:b/>
          <w:color w:val="000000"/>
          <w:sz w:val="28"/>
          <w:szCs w:val="28"/>
        </w:rPr>
        <w:t>Project Name:  Vehicle Insurance Management System</w:t>
      </w:r>
    </w:p>
    <w:p w14:paraId="610B04C5" w14:textId="77777777" w:rsidR="00910132" w:rsidRDefault="00E13623">
      <w:pPr>
        <w:pBdr>
          <w:top w:val="nil"/>
          <w:left w:val="nil"/>
          <w:bottom w:val="nil"/>
          <w:right w:val="nil"/>
          <w:between w:val="nil"/>
        </w:pBdr>
        <w:tabs>
          <w:tab w:val="right" w:pos="7920"/>
        </w:tabs>
        <w:spacing w:after="360" w:line="240" w:lineRule="auto"/>
        <w:ind w:left="1" w:hanging="3"/>
        <w:rPr>
          <w:rFonts w:ascii="Calibri" w:eastAsia="Calibri" w:hAnsi="Calibri" w:cs="Calibri"/>
          <w:color w:val="000000"/>
          <w:sz w:val="28"/>
          <w:szCs w:val="28"/>
        </w:rPr>
      </w:pPr>
      <w:r>
        <w:rPr>
          <w:rFonts w:ascii="Calibri" w:eastAsia="Calibri" w:hAnsi="Calibri" w:cs="Calibri"/>
          <w:b/>
          <w:color w:val="000000"/>
          <w:sz w:val="28"/>
          <w:szCs w:val="28"/>
        </w:rPr>
        <w:t xml:space="preserve">Project ID: 1105  </w:t>
      </w:r>
    </w:p>
    <w:p w14:paraId="7EC2DE44" w14:textId="63DF764B" w:rsidR="00910132" w:rsidRDefault="00E13623">
      <w:pPr>
        <w:pBdr>
          <w:top w:val="nil"/>
          <w:left w:val="nil"/>
          <w:bottom w:val="nil"/>
          <w:right w:val="nil"/>
          <w:between w:val="nil"/>
        </w:pBdr>
        <w:tabs>
          <w:tab w:val="right" w:pos="7920"/>
        </w:tabs>
        <w:spacing w:after="360" w:line="240" w:lineRule="auto"/>
        <w:ind w:left="1" w:hanging="3"/>
        <w:rPr>
          <w:rFonts w:ascii="Calibri" w:eastAsia="Calibri" w:hAnsi="Calibri" w:cs="Calibri"/>
          <w:color w:val="000000"/>
          <w:sz w:val="28"/>
          <w:szCs w:val="28"/>
        </w:rPr>
      </w:pPr>
      <w:r>
        <w:rPr>
          <w:rFonts w:ascii="Calibri" w:eastAsia="Calibri" w:hAnsi="Calibri" w:cs="Calibri"/>
          <w:b/>
          <w:color w:val="000000"/>
          <w:sz w:val="28"/>
          <w:szCs w:val="28"/>
        </w:rPr>
        <w:t xml:space="preserve">System Analysts: Tenti Morobe, Jubilant </w:t>
      </w:r>
      <w:proofErr w:type="spellStart"/>
      <w:proofErr w:type="gramStart"/>
      <w:r>
        <w:rPr>
          <w:rFonts w:ascii="Calibri" w:eastAsia="Calibri" w:hAnsi="Calibri" w:cs="Calibri"/>
          <w:b/>
          <w:color w:val="000000"/>
          <w:sz w:val="28"/>
          <w:szCs w:val="28"/>
        </w:rPr>
        <w:t>Motlhake,Kaelo</w:t>
      </w:r>
      <w:proofErr w:type="spellEnd"/>
      <w:proofErr w:type="gramEnd"/>
      <w:sdt>
        <w:sdtPr>
          <w:tag w:val="goog_rdk_0"/>
          <w:id w:val="1230967755"/>
        </w:sdtPr>
        <w:sdtEndPr/>
        <w:sdtContent>
          <w:ins w:id="0" w:author="Tenti Morobe" w:date="2022-05-29T19:20:00Z">
            <w:r>
              <w:rPr>
                <w:rFonts w:ascii="Calibri" w:eastAsia="Calibri" w:hAnsi="Calibri" w:cs="Calibri"/>
                <w:b/>
                <w:color w:val="000000"/>
                <w:sz w:val="28"/>
                <w:szCs w:val="28"/>
              </w:rPr>
              <w:t xml:space="preserve"> </w:t>
            </w:r>
            <w:proofErr w:type="spellStart"/>
            <w:r>
              <w:rPr>
                <w:rFonts w:ascii="Calibri" w:eastAsia="Calibri" w:hAnsi="Calibri" w:cs="Calibri"/>
                <w:b/>
                <w:color w:val="000000"/>
                <w:sz w:val="28"/>
                <w:szCs w:val="28"/>
              </w:rPr>
              <w:t>Bokgatsu</w:t>
            </w:r>
          </w:ins>
          <w:proofErr w:type="spellEnd"/>
        </w:sdtContent>
      </w:sdt>
      <w:r>
        <w:rPr>
          <w:rFonts w:ascii="Calibri" w:eastAsia="Calibri" w:hAnsi="Calibri" w:cs="Calibri"/>
          <w:b/>
          <w:color w:val="000000"/>
          <w:sz w:val="28"/>
          <w:szCs w:val="28"/>
        </w:rPr>
        <w:t xml:space="preserve"> , </w:t>
      </w:r>
      <w:proofErr w:type="spellStart"/>
      <w:r>
        <w:rPr>
          <w:rFonts w:ascii="Calibri" w:eastAsia="Calibri" w:hAnsi="Calibri" w:cs="Calibri"/>
          <w:b/>
          <w:color w:val="000000"/>
          <w:sz w:val="28"/>
          <w:szCs w:val="28"/>
        </w:rPr>
        <w:t>Lindani</w:t>
      </w:r>
      <w:proofErr w:type="spellEnd"/>
      <w:sdt>
        <w:sdtPr>
          <w:tag w:val="goog_rdk_1"/>
          <w:id w:val="-1879929676"/>
        </w:sdtPr>
        <w:sdtEndPr/>
        <w:sdtContent>
          <w:ins w:id="1" w:author="Tenti Morobe" w:date="2022-05-29T19:20:00Z">
            <w:r>
              <w:rPr>
                <w:rFonts w:ascii="Calibri" w:eastAsia="Calibri" w:hAnsi="Calibri" w:cs="Calibri"/>
                <w:b/>
                <w:color w:val="000000"/>
                <w:sz w:val="28"/>
                <w:szCs w:val="28"/>
              </w:rPr>
              <w:t xml:space="preserve"> Ngcobo</w:t>
            </w:r>
          </w:ins>
        </w:sdtContent>
      </w:sdt>
      <w:r>
        <w:rPr>
          <w:rFonts w:ascii="Calibri" w:eastAsia="Calibri" w:hAnsi="Calibri" w:cs="Calibri"/>
          <w:b/>
          <w:color w:val="000000"/>
          <w:sz w:val="28"/>
          <w:szCs w:val="28"/>
        </w:rPr>
        <w:t>,</w:t>
      </w:r>
      <w:r w:rsidR="00ED5637">
        <w:rPr>
          <w:rFonts w:ascii="Calibri" w:eastAsia="Calibri" w:hAnsi="Calibri" w:cs="Calibri"/>
          <w:b/>
          <w:color w:val="000000"/>
          <w:sz w:val="28"/>
          <w:szCs w:val="28"/>
        </w:rPr>
        <w:t xml:space="preserve"> </w:t>
      </w:r>
      <w:proofErr w:type="spellStart"/>
      <w:r>
        <w:rPr>
          <w:rFonts w:ascii="Calibri" w:eastAsia="Calibri" w:hAnsi="Calibri" w:cs="Calibri"/>
          <w:b/>
          <w:color w:val="000000"/>
          <w:sz w:val="28"/>
          <w:szCs w:val="28"/>
        </w:rPr>
        <w:t>Siphamandla</w:t>
      </w:r>
      <w:proofErr w:type="spellEnd"/>
      <w:r>
        <w:rPr>
          <w:rFonts w:ascii="Calibri" w:eastAsia="Calibri" w:hAnsi="Calibri" w:cs="Calibri"/>
          <w:b/>
          <w:color w:val="000000"/>
          <w:sz w:val="28"/>
          <w:szCs w:val="28"/>
        </w:rPr>
        <w:t xml:space="preserve"> </w:t>
      </w:r>
      <w:sdt>
        <w:sdtPr>
          <w:tag w:val="goog_rdk_2"/>
          <w:id w:val="943574187"/>
        </w:sdtPr>
        <w:sdtEndPr/>
        <w:sdtContent>
          <w:proofErr w:type="spellStart"/>
          <w:ins w:id="2" w:author="Tenti Morobe" w:date="2022-05-29T19:20:00Z">
            <w:r>
              <w:rPr>
                <w:rFonts w:ascii="Calibri" w:eastAsia="Calibri" w:hAnsi="Calibri" w:cs="Calibri"/>
                <w:b/>
                <w:color w:val="000000"/>
                <w:sz w:val="28"/>
                <w:szCs w:val="28"/>
              </w:rPr>
              <w:t>Mdango</w:t>
            </w:r>
          </w:ins>
          <w:proofErr w:type="spellEnd"/>
        </w:sdtContent>
      </w:sdt>
      <w:r w:rsidR="00ED5637">
        <w:rPr>
          <w:rFonts w:ascii="Calibri" w:eastAsia="Calibri" w:hAnsi="Calibri" w:cs="Calibri"/>
          <w:b/>
          <w:color w:val="000000"/>
          <w:sz w:val="28"/>
          <w:szCs w:val="28"/>
        </w:rPr>
        <w:t xml:space="preserve"> and </w:t>
      </w:r>
      <w:r>
        <w:rPr>
          <w:rFonts w:ascii="Calibri" w:eastAsia="Calibri" w:hAnsi="Calibri" w:cs="Calibri"/>
          <w:b/>
          <w:color w:val="000000"/>
          <w:sz w:val="28"/>
          <w:szCs w:val="28"/>
        </w:rPr>
        <w:t>Mpho</w:t>
      </w:r>
      <w:sdt>
        <w:sdtPr>
          <w:tag w:val="goog_rdk_3"/>
          <w:id w:val="902335208"/>
        </w:sdtPr>
        <w:sdtEndPr/>
        <w:sdtContent>
          <w:ins w:id="3" w:author="Tenti Morobe" w:date="2022-05-29T19:20:00Z">
            <w:r>
              <w:rPr>
                <w:rFonts w:ascii="Calibri" w:eastAsia="Calibri" w:hAnsi="Calibri" w:cs="Calibri"/>
                <w:b/>
                <w:color w:val="000000"/>
                <w:sz w:val="28"/>
                <w:szCs w:val="28"/>
              </w:rPr>
              <w:t xml:space="preserve"> </w:t>
            </w:r>
            <w:proofErr w:type="spellStart"/>
            <w:r>
              <w:rPr>
                <w:rFonts w:ascii="Calibri" w:eastAsia="Calibri" w:hAnsi="Calibri" w:cs="Calibri"/>
                <w:b/>
                <w:color w:val="000000"/>
                <w:sz w:val="28"/>
                <w:szCs w:val="28"/>
              </w:rPr>
              <w:t>Ledula</w:t>
            </w:r>
          </w:ins>
          <w:proofErr w:type="spellEnd"/>
        </w:sdtContent>
      </w:sdt>
      <w:r>
        <w:rPr>
          <w:rFonts w:ascii="Calibri" w:eastAsia="Calibri" w:hAnsi="Calibri" w:cs="Calibri"/>
          <w:b/>
          <w:color w:val="000000"/>
          <w:sz w:val="28"/>
          <w:szCs w:val="28"/>
        </w:rPr>
        <w:t xml:space="preserve"> </w:t>
      </w:r>
    </w:p>
    <w:p w14:paraId="14D5DBB4" w14:textId="77777777" w:rsidR="00910132" w:rsidRDefault="00910132">
      <w:pPr>
        <w:pBdr>
          <w:top w:val="nil"/>
          <w:left w:val="nil"/>
          <w:bottom w:val="nil"/>
          <w:right w:val="nil"/>
          <w:between w:val="nil"/>
        </w:pBdr>
        <w:tabs>
          <w:tab w:val="right" w:pos="7920"/>
        </w:tabs>
        <w:spacing w:after="360" w:line="240" w:lineRule="auto"/>
        <w:ind w:left="1" w:hanging="3"/>
        <w:rPr>
          <w:rFonts w:ascii="Calibri" w:eastAsia="Calibri" w:hAnsi="Calibri" w:cs="Calibri"/>
          <w:color w:val="000000"/>
          <w:sz w:val="28"/>
          <w:szCs w:val="28"/>
        </w:rPr>
      </w:pPr>
    </w:p>
    <w:p w14:paraId="6B5A4BC0" w14:textId="77777777" w:rsidR="00910132" w:rsidRDefault="00910132">
      <w:pPr>
        <w:pBdr>
          <w:top w:val="nil"/>
          <w:left w:val="nil"/>
          <w:bottom w:val="nil"/>
          <w:right w:val="nil"/>
          <w:between w:val="nil"/>
        </w:pBdr>
        <w:spacing w:after="120" w:line="240" w:lineRule="auto"/>
        <w:ind w:left="0" w:hanging="2"/>
        <w:rPr>
          <w:rFonts w:ascii="Calibri" w:eastAsia="Calibri" w:hAnsi="Calibri" w:cs="Calibri"/>
          <w:color w:val="000000"/>
          <w:sz w:val="22"/>
          <w:szCs w:val="22"/>
        </w:rPr>
      </w:pPr>
    </w:p>
    <w:p w14:paraId="0218E9E8" w14:textId="77777777" w:rsidR="00910132" w:rsidRDefault="00910132">
      <w:pPr>
        <w:pBdr>
          <w:top w:val="nil"/>
          <w:left w:val="nil"/>
          <w:bottom w:val="nil"/>
          <w:right w:val="nil"/>
          <w:between w:val="nil"/>
        </w:pBdr>
        <w:spacing w:after="120" w:line="240" w:lineRule="auto"/>
        <w:ind w:left="0" w:hanging="2"/>
        <w:rPr>
          <w:rFonts w:ascii="Calibri" w:eastAsia="Calibri" w:hAnsi="Calibri" w:cs="Calibri"/>
          <w:color w:val="000000"/>
          <w:sz w:val="22"/>
          <w:szCs w:val="22"/>
        </w:rPr>
      </w:pPr>
    </w:p>
    <w:p w14:paraId="68E801AA" w14:textId="77777777" w:rsidR="00910132" w:rsidRDefault="00910132" w:rsidP="00ED5637">
      <w:pPr>
        <w:pBdr>
          <w:top w:val="nil"/>
          <w:left w:val="nil"/>
          <w:bottom w:val="nil"/>
          <w:right w:val="nil"/>
          <w:between w:val="nil"/>
        </w:pBdr>
        <w:spacing w:after="120" w:line="240" w:lineRule="auto"/>
        <w:ind w:leftChars="0" w:left="0" w:firstLineChars="0" w:firstLine="0"/>
        <w:rPr>
          <w:rFonts w:ascii="Calibri" w:eastAsia="Calibri" w:hAnsi="Calibri" w:cs="Calibri"/>
          <w:color w:val="000000"/>
          <w:sz w:val="22"/>
          <w:szCs w:val="22"/>
        </w:rPr>
      </w:pPr>
    </w:p>
    <w:p w14:paraId="2794C5F4" w14:textId="77777777" w:rsidR="00910132" w:rsidRDefault="00E13623">
      <w:pPr>
        <w:pBdr>
          <w:top w:val="nil"/>
          <w:left w:val="nil"/>
          <w:bottom w:val="nil"/>
          <w:right w:val="nil"/>
          <w:between w:val="nil"/>
        </w:pBdr>
        <w:spacing w:after="120"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Date:</w:t>
      </w:r>
      <w:r>
        <w:rPr>
          <w:rFonts w:ascii="Calibri" w:eastAsia="Calibri" w:hAnsi="Calibri" w:cs="Calibri"/>
          <w:color w:val="000000"/>
          <w:sz w:val="22"/>
          <w:szCs w:val="22"/>
        </w:rPr>
        <w:tab/>
        <w:t>26 May 2022</w:t>
      </w:r>
    </w:p>
    <w:p w14:paraId="117AEA66" w14:textId="77777777" w:rsidR="00910132" w:rsidRDefault="00E13623">
      <w:pPr>
        <w:ind w:left="0" w:hanging="2"/>
        <w:rPr>
          <w:rFonts w:ascii="Calibri" w:eastAsia="Calibri" w:hAnsi="Calibri" w:cs="Calibri"/>
          <w:sz w:val="32"/>
          <w:szCs w:val="32"/>
        </w:rPr>
      </w:pPr>
      <w:r>
        <w:br w:type="page"/>
      </w:r>
      <w:r>
        <w:rPr>
          <w:rFonts w:ascii="Calibri" w:eastAsia="Calibri" w:hAnsi="Calibri" w:cs="Calibri"/>
          <w:b/>
          <w:sz w:val="32"/>
          <w:szCs w:val="32"/>
        </w:rPr>
        <w:lastRenderedPageBreak/>
        <w:t>Table of Contents</w:t>
      </w:r>
    </w:p>
    <w:sdt>
      <w:sdtPr>
        <w:id w:val="1386987887"/>
        <w:docPartObj>
          <w:docPartGallery w:val="Table of Contents"/>
          <w:docPartUnique/>
        </w:docPartObj>
      </w:sdtPr>
      <w:sdtEndPr/>
      <w:sdtContent>
        <w:p w14:paraId="337F0CD8" w14:textId="77777777" w:rsidR="00910132" w:rsidRDefault="00E13623">
          <w:pPr>
            <w:pBdr>
              <w:top w:val="nil"/>
              <w:left w:val="nil"/>
              <w:bottom w:val="nil"/>
              <w:right w:val="nil"/>
              <w:between w:val="nil"/>
            </w:pBdr>
            <w:tabs>
              <w:tab w:val="left" w:pos="480"/>
              <w:tab w:val="right" w:pos="944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rFonts w:ascii="Calibri" w:eastAsia="Calibri" w:hAnsi="Calibri" w:cs="Calibri"/>
                <w:b/>
                <w:smallCaps/>
                <w:color w:val="000000"/>
                <w:sz w:val="20"/>
                <w:szCs w:val="20"/>
              </w:rPr>
              <w:t>1</w:t>
            </w:r>
          </w:hyperlink>
          <w:hyperlink w:anchor="_heading=h.gjdgxs">
            <w:r>
              <w:rPr>
                <w:rFonts w:ascii="Calibri" w:eastAsia="Calibri" w:hAnsi="Calibri" w:cs="Calibri"/>
                <w:color w:val="000000"/>
                <w:sz w:val="22"/>
                <w:szCs w:val="22"/>
              </w:rPr>
              <w:tab/>
            </w:r>
          </w:hyperlink>
          <w:r>
            <w:fldChar w:fldCharType="begin"/>
          </w:r>
          <w:r>
            <w:instrText xml:space="preserve"> PAGEREF _heading=h.gjdgxs \h </w:instrText>
          </w:r>
          <w:r>
            <w:fldChar w:fldCharType="separate"/>
          </w:r>
          <w:r>
            <w:rPr>
              <w:rFonts w:ascii="Calibri" w:eastAsia="Calibri" w:hAnsi="Calibri" w:cs="Calibri"/>
              <w:b/>
              <w:smallCaps/>
              <w:color w:val="000000"/>
              <w:sz w:val="20"/>
              <w:szCs w:val="20"/>
            </w:rPr>
            <w:t>INTRODUCTION</w:t>
          </w:r>
          <w:r>
            <w:rPr>
              <w:rFonts w:ascii="Calibri" w:eastAsia="Calibri" w:hAnsi="Calibri" w:cs="Calibri"/>
              <w:b/>
              <w:smallCaps/>
              <w:color w:val="000000"/>
              <w:sz w:val="20"/>
              <w:szCs w:val="20"/>
            </w:rPr>
            <w:tab/>
            <w:t>4</w:t>
          </w:r>
          <w:r>
            <w:fldChar w:fldCharType="end"/>
          </w:r>
        </w:p>
        <w:p w14:paraId="2C1C8061"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30j0zll">
            <w:r>
              <w:rPr>
                <w:rFonts w:ascii="Calibri" w:eastAsia="Calibri" w:hAnsi="Calibri" w:cs="Calibri"/>
                <w:smallCaps/>
                <w:color w:val="000000"/>
                <w:sz w:val="20"/>
                <w:szCs w:val="20"/>
              </w:rPr>
              <w:t>1.1</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rFonts w:ascii="Calibri" w:eastAsia="Calibri" w:hAnsi="Calibri" w:cs="Calibri"/>
              <w:smallCaps/>
              <w:color w:val="000000"/>
              <w:sz w:val="20"/>
              <w:szCs w:val="20"/>
            </w:rPr>
            <w:t>Project Purpose</w:t>
          </w:r>
          <w:r>
            <w:rPr>
              <w:rFonts w:ascii="Calibri" w:eastAsia="Calibri" w:hAnsi="Calibri" w:cs="Calibri"/>
              <w:smallCaps/>
              <w:color w:val="000000"/>
              <w:sz w:val="20"/>
              <w:szCs w:val="20"/>
            </w:rPr>
            <w:tab/>
            <w:t>4</w:t>
          </w:r>
          <w:r>
            <w:fldChar w:fldCharType="end"/>
          </w:r>
        </w:p>
        <w:p w14:paraId="5C75CEC5"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1fob9te">
            <w:r>
              <w:rPr>
                <w:rFonts w:ascii="Calibri" w:eastAsia="Calibri" w:hAnsi="Calibri" w:cs="Calibri"/>
                <w:smallCaps/>
                <w:color w:val="000000"/>
                <w:sz w:val="20"/>
                <w:szCs w:val="20"/>
              </w:rPr>
              <w:t>1.2</w:t>
            </w:r>
          </w:hyperlink>
          <w:hyperlink w:anchor="_heading=h.1fob9te">
            <w:r>
              <w:rPr>
                <w:rFonts w:ascii="Calibri" w:eastAsia="Calibri" w:hAnsi="Calibri" w:cs="Calibri"/>
                <w:color w:val="000000"/>
                <w:sz w:val="22"/>
                <w:szCs w:val="22"/>
              </w:rPr>
              <w:tab/>
            </w:r>
          </w:hyperlink>
          <w:r>
            <w:fldChar w:fldCharType="begin"/>
          </w:r>
          <w:r>
            <w:instrText xml:space="preserve"> PAGEREF _heading=h.1fob9te \h </w:instrText>
          </w:r>
          <w:r>
            <w:fldChar w:fldCharType="separate"/>
          </w:r>
          <w:r>
            <w:rPr>
              <w:rFonts w:ascii="Calibri" w:eastAsia="Calibri" w:hAnsi="Calibri" w:cs="Calibri"/>
              <w:smallCaps/>
              <w:color w:val="000000"/>
              <w:sz w:val="20"/>
              <w:szCs w:val="20"/>
            </w:rPr>
            <w:t>Project Scope and Product Features</w:t>
          </w:r>
          <w:r>
            <w:rPr>
              <w:rFonts w:ascii="Calibri" w:eastAsia="Calibri" w:hAnsi="Calibri" w:cs="Calibri"/>
              <w:smallCaps/>
              <w:color w:val="000000"/>
              <w:sz w:val="20"/>
              <w:szCs w:val="20"/>
            </w:rPr>
            <w:tab/>
            <w:t>4</w:t>
          </w:r>
          <w:r>
            <w:fldChar w:fldCharType="end"/>
          </w:r>
        </w:p>
        <w:p w14:paraId="2E8A4AFC"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3znysh7">
            <w:r>
              <w:rPr>
                <w:rFonts w:ascii="Calibri" w:eastAsia="Calibri" w:hAnsi="Calibri" w:cs="Calibri"/>
                <w:smallCaps/>
                <w:color w:val="000000"/>
                <w:sz w:val="20"/>
                <w:szCs w:val="20"/>
              </w:rPr>
              <w:t>1.3</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ascii="Calibri" w:eastAsia="Calibri" w:hAnsi="Calibri" w:cs="Calibri"/>
              <w:smallCaps/>
              <w:color w:val="000000"/>
              <w:sz w:val="20"/>
              <w:szCs w:val="20"/>
            </w:rPr>
            <w:t>Out of Scope</w:t>
          </w:r>
          <w:r>
            <w:rPr>
              <w:rFonts w:ascii="Calibri" w:eastAsia="Calibri" w:hAnsi="Calibri" w:cs="Calibri"/>
              <w:smallCaps/>
              <w:color w:val="000000"/>
              <w:sz w:val="20"/>
              <w:szCs w:val="20"/>
            </w:rPr>
            <w:tab/>
            <w:t>5</w:t>
          </w:r>
          <w:r>
            <w:fldChar w:fldCharType="end"/>
          </w:r>
        </w:p>
        <w:p w14:paraId="0A6B8336"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2et92p0">
            <w:r>
              <w:rPr>
                <w:rFonts w:ascii="Calibri" w:eastAsia="Calibri" w:hAnsi="Calibri" w:cs="Calibri"/>
                <w:smallCaps/>
                <w:color w:val="000000"/>
                <w:sz w:val="20"/>
                <w:szCs w:val="20"/>
              </w:rPr>
              <w:t>1.4</w:t>
            </w:r>
          </w:hyperlink>
          <w:hyperlink w:anchor="_heading=h.2et92p0">
            <w:r>
              <w:rPr>
                <w:rFonts w:ascii="Calibri" w:eastAsia="Calibri" w:hAnsi="Calibri" w:cs="Calibri"/>
                <w:color w:val="000000"/>
                <w:sz w:val="22"/>
                <w:szCs w:val="22"/>
              </w:rPr>
              <w:tab/>
            </w:r>
          </w:hyperlink>
          <w:r>
            <w:fldChar w:fldCharType="begin"/>
          </w:r>
          <w:r>
            <w:instrText xml:space="preserve"> PAGEREF _heading=h.2et92p0 \h </w:instrText>
          </w:r>
          <w:r>
            <w:fldChar w:fldCharType="separate"/>
          </w:r>
          <w:r>
            <w:rPr>
              <w:rFonts w:ascii="Calibri" w:eastAsia="Calibri" w:hAnsi="Calibri" w:cs="Calibri"/>
              <w:smallCaps/>
              <w:color w:val="000000"/>
              <w:sz w:val="20"/>
              <w:szCs w:val="20"/>
            </w:rPr>
            <w:t>Project Acronyms, Abbreviations and Terms</w:t>
          </w:r>
          <w:r>
            <w:rPr>
              <w:rFonts w:ascii="Calibri" w:eastAsia="Calibri" w:hAnsi="Calibri" w:cs="Calibri"/>
              <w:smallCaps/>
              <w:color w:val="000000"/>
              <w:sz w:val="20"/>
              <w:szCs w:val="20"/>
            </w:rPr>
            <w:tab/>
            <w:t>5</w:t>
          </w:r>
          <w:r>
            <w:fldChar w:fldCharType="end"/>
          </w:r>
        </w:p>
        <w:p w14:paraId="5995640A"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tyjcwt">
            <w:r>
              <w:rPr>
                <w:rFonts w:ascii="Calibri" w:eastAsia="Calibri" w:hAnsi="Calibri" w:cs="Calibri"/>
                <w:smallCaps/>
                <w:color w:val="000000"/>
                <w:sz w:val="20"/>
                <w:szCs w:val="20"/>
              </w:rPr>
              <w:t>1.5</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rFonts w:ascii="Calibri" w:eastAsia="Calibri" w:hAnsi="Calibri" w:cs="Calibri"/>
              <w:smallCaps/>
              <w:color w:val="000000"/>
              <w:sz w:val="20"/>
              <w:szCs w:val="20"/>
            </w:rPr>
            <w:t>Stakeholders</w:t>
          </w:r>
          <w:r>
            <w:rPr>
              <w:rFonts w:ascii="Calibri" w:eastAsia="Calibri" w:hAnsi="Calibri" w:cs="Calibri"/>
              <w:smallCaps/>
              <w:color w:val="000000"/>
              <w:sz w:val="20"/>
              <w:szCs w:val="20"/>
            </w:rPr>
            <w:tab/>
            <w:t>5</w:t>
          </w:r>
          <w:r>
            <w:fldChar w:fldCharType="end"/>
          </w:r>
        </w:p>
        <w:p w14:paraId="532BC107" w14:textId="77777777" w:rsidR="00910132" w:rsidRDefault="00E13623">
          <w:pPr>
            <w:pBdr>
              <w:top w:val="nil"/>
              <w:left w:val="nil"/>
              <w:bottom w:val="nil"/>
              <w:right w:val="nil"/>
              <w:between w:val="nil"/>
            </w:pBdr>
            <w:tabs>
              <w:tab w:val="left" w:pos="480"/>
              <w:tab w:val="right" w:pos="9440"/>
            </w:tabs>
            <w:spacing w:before="120" w:after="120" w:line="240" w:lineRule="auto"/>
            <w:ind w:left="0" w:hanging="2"/>
            <w:rPr>
              <w:rFonts w:ascii="Calibri" w:eastAsia="Calibri" w:hAnsi="Calibri" w:cs="Calibri"/>
              <w:color w:val="000000"/>
              <w:sz w:val="22"/>
              <w:szCs w:val="22"/>
            </w:rPr>
          </w:pPr>
          <w:hyperlink w:anchor="_heading=h.3dy6vkm">
            <w:r>
              <w:rPr>
                <w:rFonts w:ascii="Calibri" w:eastAsia="Calibri" w:hAnsi="Calibri" w:cs="Calibri"/>
                <w:b/>
                <w:smallCaps/>
                <w:color w:val="000000"/>
                <w:sz w:val="20"/>
                <w:szCs w:val="20"/>
              </w:rPr>
              <w:t>2</w:t>
            </w:r>
          </w:hyperlink>
          <w:hyperlink w:anchor="_heading=h.3dy6vkm">
            <w:r>
              <w:rPr>
                <w:rFonts w:ascii="Calibri" w:eastAsia="Calibri" w:hAnsi="Calibri" w:cs="Calibri"/>
                <w:color w:val="000000"/>
                <w:sz w:val="22"/>
                <w:szCs w:val="22"/>
              </w:rPr>
              <w:tab/>
            </w:r>
          </w:hyperlink>
          <w:r>
            <w:fldChar w:fldCharType="begin"/>
          </w:r>
          <w:r>
            <w:instrText xml:space="preserve"> PAGEREF _heading=h.3dy6vkm \h </w:instrText>
          </w:r>
          <w:r>
            <w:fldChar w:fldCharType="separate"/>
          </w:r>
          <w:r>
            <w:rPr>
              <w:rFonts w:ascii="Calibri" w:eastAsia="Calibri" w:hAnsi="Calibri" w:cs="Calibri"/>
              <w:b/>
              <w:smallCaps/>
              <w:color w:val="000000"/>
              <w:sz w:val="20"/>
              <w:szCs w:val="20"/>
            </w:rPr>
            <w:t>DESIGN REQUIREMENTS</w:t>
          </w:r>
          <w:r>
            <w:rPr>
              <w:rFonts w:ascii="Calibri" w:eastAsia="Calibri" w:hAnsi="Calibri" w:cs="Calibri"/>
              <w:b/>
              <w:smallCaps/>
              <w:color w:val="000000"/>
              <w:sz w:val="20"/>
              <w:szCs w:val="20"/>
            </w:rPr>
            <w:tab/>
            <w:t>6</w:t>
          </w:r>
          <w:r>
            <w:fldChar w:fldCharType="end"/>
          </w:r>
        </w:p>
        <w:p w14:paraId="50990AE0"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1mrcu09">
            <w:r>
              <w:rPr>
                <w:rFonts w:ascii="Calibri" w:eastAsia="Calibri" w:hAnsi="Calibri" w:cs="Calibri"/>
                <w:smallCaps/>
                <w:color w:val="000000"/>
                <w:sz w:val="20"/>
                <w:szCs w:val="20"/>
              </w:rPr>
              <w:t>2.1</w:t>
            </w:r>
          </w:hyperlink>
          <w:hyperlink w:anchor="_heading=h.1mrcu09">
            <w:r>
              <w:rPr>
                <w:rFonts w:ascii="Calibri" w:eastAsia="Calibri" w:hAnsi="Calibri" w:cs="Calibri"/>
                <w:color w:val="000000"/>
                <w:sz w:val="22"/>
                <w:szCs w:val="22"/>
              </w:rPr>
              <w:tab/>
            </w:r>
          </w:hyperlink>
          <w:r>
            <w:fldChar w:fldCharType="begin"/>
          </w:r>
          <w:r>
            <w:instrText xml:space="preserve"> PAGEREF _heading=h.1mrcu09 \h </w:instrText>
          </w:r>
          <w:r>
            <w:fldChar w:fldCharType="separate"/>
          </w:r>
          <w:r>
            <w:rPr>
              <w:rFonts w:ascii="Calibri" w:eastAsia="Calibri" w:hAnsi="Calibri" w:cs="Calibri"/>
              <w:smallCaps/>
              <w:color w:val="000000"/>
              <w:sz w:val="20"/>
              <w:szCs w:val="20"/>
            </w:rPr>
            <w:t xml:space="preserve">User Classes </w:t>
          </w:r>
          <w:r>
            <w:rPr>
              <w:rFonts w:ascii="Calibri" w:eastAsia="Calibri" w:hAnsi="Calibri" w:cs="Calibri"/>
              <w:smallCaps/>
              <w:color w:val="000000"/>
              <w:sz w:val="20"/>
              <w:szCs w:val="20"/>
            </w:rPr>
            <w:t>and Characteristics</w:t>
          </w:r>
          <w:r>
            <w:rPr>
              <w:rFonts w:ascii="Calibri" w:eastAsia="Calibri" w:hAnsi="Calibri" w:cs="Calibri"/>
              <w:smallCaps/>
              <w:color w:val="000000"/>
              <w:sz w:val="20"/>
              <w:szCs w:val="20"/>
            </w:rPr>
            <w:tab/>
            <w:t>6</w:t>
          </w:r>
          <w:r>
            <w:fldChar w:fldCharType="end"/>
          </w:r>
        </w:p>
        <w:p w14:paraId="1A430B58"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2s8eyo1">
            <w:r>
              <w:rPr>
                <w:rFonts w:ascii="Calibri" w:eastAsia="Calibri" w:hAnsi="Calibri" w:cs="Calibri"/>
                <w:smallCaps/>
                <w:color w:val="000000"/>
                <w:sz w:val="20"/>
                <w:szCs w:val="20"/>
              </w:rPr>
              <w:t>2.2</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rFonts w:ascii="Calibri" w:eastAsia="Calibri" w:hAnsi="Calibri" w:cs="Calibri"/>
              <w:smallCaps/>
              <w:color w:val="000000"/>
              <w:sz w:val="20"/>
              <w:szCs w:val="20"/>
            </w:rPr>
            <w:t>Operating Environment (OE)</w:t>
          </w:r>
          <w:r>
            <w:rPr>
              <w:rFonts w:ascii="Calibri" w:eastAsia="Calibri" w:hAnsi="Calibri" w:cs="Calibri"/>
              <w:smallCaps/>
              <w:color w:val="000000"/>
              <w:sz w:val="20"/>
              <w:szCs w:val="20"/>
            </w:rPr>
            <w:tab/>
            <w:t>7</w:t>
          </w:r>
          <w:r>
            <w:fldChar w:fldCharType="end"/>
          </w:r>
        </w:p>
        <w:p w14:paraId="1916EBE3"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17dp8vu">
            <w:r>
              <w:rPr>
                <w:rFonts w:ascii="Calibri" w:eastAsia="Calibri" w:hAnsi="Calibri" w:cs="Calibri"/>
                <w:smallCaps/>
                <w:color w:val="000000"/>
                <w:sz w:val="20"/>
                <w:szCs w:val="20"/>
              </w:rPr>
              <w:t>2.3</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rFonts w:ascii="Calibri" w:eastAsia="Calibri" w:hAnsi="Calibri" w:cs="Calibri"/>
              <w:smallCaps/>
              <w:color w:val="000000"/>
              <w:sz w:val="20"/>
              <w:szCs w:val="20"/>
            </w:rPr>
            <w:t>User / Training Documentation</w:t>
          </w:r>
          <w:r>
            <w:rPr>
              <w:rFonts w:ascii="Calibri" w:eastAsia="Calibri" w:hAnsi="Calibri" w:cs="Calibri"/>
              <w:smallCaps/>
              <w:color w:val="000000"/>
              <w:sz w:val="20"/>
              <w:szCs w:val="20"/>
            </w:rPr>
            <w:tab/>
            <w:t>7</w:t>
          </w:r>
          <w:r>
            <w:fldChar w:fldCharType="end"/>
          </w:r>
        </w:p>
        <w:p w14:paraId="1F6430CB"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26in1rg">
            <w:r>
              <w:rPr>
                <w:rFonts w:ascii="Calibri" w:eastAsia="Calibri" w:hAnsi="Calibri" w:cs="Calibri"/>
                <w:smallCaps/>
                <w:color w:val="000000"/>
                <w:sz w:val="20"/>
                <w:szCs w:val="20"/>
              </w:rPr>
              <w:t>2.4</w:t>
            </w:r>
          </w:hyperlink>
          <w:hyperlink w:anchor="_heading=h.26in1rg">
            <w:r>
              <w:rPr>
                <w:rFonts w:ascii="Calibri" w:eastAsia="Calibri" w:hAnsi="Calibri" w:cs="Calibri"/>
                <w:color w:val="000000"/>
                <w:sz w:val="22"/>
                <w:szCs w:val="22"/>
              </w:rPr>
              <w:tab/>
            </w:r>
          </w:hyperlink>
          <w:r>
            <w:fldChar w:fldCharType="begin"/>
          </w:r>
          <w:r>
            <w:instrText xml:space="preserve"> PAGEREF _heading=h.26in1rg \h </w:instrText>
          </w:r>
          <w:r>
            <w:fldChar w:fldCharType="separate"/>
          </w:r>
          <w:r>
            <w:rPr>
              <w:rFonts w:ascii="Calibri" w:eastAsia="Calibri" w:hAnsi="Calibri" w:cs="Calibri"/>
              <w:smallCaps/>
              <w:color w:val="000000"/>
              <w:sz w:val="20"/>
              <w:szCs w:val="20"/>
            </w:rPr>
            <w:t>Globalization / Localization Requirements (GR)</w:t>
          </w:r>
          <w:r>
            <w:rPr>
              <w:rFonts w:ascii="Calibri" w:eastAsia="Calibri" w:hAnsi="Calibri" w:cs="Calibri"/>
              <w:smallCaps/>
              <w:color w:val="000000"/>
              <w:sz w:val="20"/>
              <w:szCs w:val="20"/>
            </w:rPr>
            <w:tab/>
            <w:t>7</w:t>
          </w:r>
          <w:r>
            <w:fldChar w:fldCharType="end"/>
          </w:r>
        </w:p>
        <w:p w14:paraId="61B0A09A"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lnxbz9">
            <w:r>
              <w:rPr>
                <w:rFonts w:ascii="Calibri" w:eastAsia="Calibri" w:hAnsi="Calibri" w:cs="Calibri"/>
                <w:smallCaps/>
                <w:color w:val="000000"/>
                <w:sz w:val="20"/>
                <w:szCs w:val="20"/>
              </w:rPr>
              <w:t>2.5</w:t>
            </w:r>
          </w:hyperlink>
          <w:hyperlink w:anchor="_heading=h.lnxbz9">
            <w:r>
              <w:rPr>
                <w:rFonts w:ascii="Calibri" w:eastAsia="Calibri" w:hAnsi="Calibri" w:cs="Calibri"/>
                <w:color w:val="000000"/>
                <w:sz w:val="22"/>
                <w:szCs w:val="22"/>
              </w:rPr>
              <w:tab/>
            </w:r>
          </w:hyperlink>
          <w:r>
            <w:fldChar w:fldCharType="begin"/>
          </w:r>
          <w:r>
            <w:instrText xml:space="preserve"> PAGEREF _heading=h.lnxbz9 \h </w:instrText>
          </w:r>
          <w:r>
            <w:fldChar w:fldCharType="separate"/>
          </w:r>
          <w:r>
            <w:rPr>
              <w:rFonts w:ascii="Calibri" w:eastAsia="Calibri" w:hAnsi="Calibri" w:cs="Calibri"/>
              <w:smallCaps/>
              <w:color w:val="000000"/>
              <w:sz w:val="20"/>
              <w:szCs w:val="20"/>
            </w:rPr>
            <w:t>Assumptions (AS)</w:t>
          </w:r>
          <w:r>
            <w:rPr>
              <w:rFonts w:ascii="Calibri" w:eastAsia="Calibri" w:hAnsi="Calibri" w:cs="Calibri"/>
              <w:smallCaps/>
              <w:color w:val="000000"/>
              <w:sz w:val="20"/>
              <w:szCs w:val="20"/>
            </w:rPr>
            <w:tab/>
            <w:t>7</w:t>
          </w:r>
          <w:r>
            <w:fldChar w:fldCharType="end"/>
          </w:r>
        </w:p>
        <w:p w14:paraId="500E3160"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35nkun2">
            <w:r>
              <w:rPr>
                <w:rFonts w:ascii="Calibri" w:eastAsia="Calibri" w:hAnsi="Calibri" w:cs="Calibri"/>
                <w:smallCaps/>
                <w:color w:val="000000"/>
                <w:sz w:val="20"/>
                <w:szCs w:val="20"/>
              </w:rPr>
              <w:t>2.6</w:t>
            </w:r>
          </w:hyperlink>
          <w:hyperlink w:anchor="_heading=h.35nkun2">
            <w:r>
              <w:rPr>
                <w:rFonts w:ascii="Calibri" w:eastAsia="Calibri" w:hAnsi="Calibri" w:cs="Calibri"/>
                <w:color w:val="000000"/>
                <w:sz w:val="22"/>
                <w:szCs w:val="22"/>
              </w:rPr>
              <w:tab/>
            </w:r>
          </w:hyperlink>
          <w:r>
            <w:fldChar w:fldCharType="begin"/>
          </w:r>
          <w:r>
            <w:instrText xml:space="preserve"> PAGEREF _heading=h.35nkun2 \h </w:instrText>
          </w:r>
          <w:r>
            <w:fldChar w:fldCharType="separate"/>
          </w:r>
          <w:r>
            <w:rPr>
              <w:rFonts w:ascii="Calibri" w:eastAsia="Calibri" w:hAnsi="Calibri" w:cs="Calibri"/>
              <w:smallCaps/>
              <w:color w:val="000000"/>
              <w:sz w:val="20"/>
              <w:szCs w:val="20"/>
            </w:rPr>
            <w:t>Dependencies (DE)</w:t>
          </w:r>
          <w:r>
            <w:rPr>
              <w:rFonts w:ascii="Calibri" w:eastAsia="Calibri" w:hAnsi="Calibri" w:cs="Calibri"/>
              <w:smallCaps/>
              <w:color w:val="000000"/>
              <w:sz w:val="20"/>
              <w:szCs w:val="20"/>
            </w:rPr>
            <w:tab/>
            <w:t>7</w:t>
          </w:r>
          <w:r>
            <w:fldChar w:fldCharType="end"/>
          </w:r>
        </w:p>
        <w:p w14:paraId="4B890C43" w14:textId="77777777" w:rsidR="00910132" w:rsidRDefault="00E13623">
          <w:pPr>
            <w:pBdr>
              <w:top w:val="nil"/>
              <w:left w:val="nil"/>
              <w:bottom w:val="nil"/>
              <w:right w:val="nil"/>
              <w:between w:val="nil"/>
            </w:pBdr>
            <w:tabs>
              <w:tab w:val="right" w:pos="9440"/>
            </w:tabs>
            <w:spacing w:before="120" w:after="120" w:line="240" w:lineRule="auto"/>
            <w:ind w:left="0" w:hanging="2"/>
            <w:rPr>
              <w:rFonts w:ascii="Calibri" w:eastAsia="Calibri" w:hAnsi="Calibri" w:cs="Calibri"/>
              <w:color w:val="000000"/>
              <w:sz w:val="22"/>
              <w:szCs w:val="22"/>
            </w:rPr>
          </w:pPr>
          <w:hyperlink w:anchor="_heading=h.1ksv4uv">
            <w:r>
              <w:rPr>
                <w:rFonts w:ascii="Calibri" w:eastAsia="Calibri" w:hAnsi="Calibri" w:cs="Calibri"/>
                <w:b/>
                <w:smallCaps/>
                <w:color w:val="000000"/>
                <w:sz w:val="20"/>
                <w:szCs w:val="20"/>
              </w:rPr>
              <w:t>USAGE SCENARIO(S)</w:t>
            </w:r>
            <w:r>
              <w:rPr>
                <w:rFonts w:ascii="Calibri" w:eastAsia="Calibri" w:hAnsi="Calibri" w:cs="Calibri"/>
                <w:b/>
                <w:smallCaps/>
                <w:color w:val="000000"/>
                <w:sz w:val="20"/>
                <w:szCs w:val="20"/>
              </w:rPr>
              <w:tab/>
              <w:t>8</w:t>
            </w:r>
          </w:hyperlink>
        </w:p>
        <w:p w14:paraId="63A83EC1"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44sinio">
            <w:r>
              <w:rPr>
                <w:rFonts w:ascii="Calibri" w:eastAsia="Calibri" w:hAnsi="Calibri" w:cs="Calibri"/>
                <w:smallCaps/>
                <w:color w:val="000000"/>
                <w:sz w:val="20"/>
                <w:szCs w:val="20"/>
              </w:rPr>
              <w:t>2.7</w:t>
            </w:r>
          </w:hyperlink>
          <w:hyperlink w:anchor="_heading=h.44sinio">
            <w:r>
              <w:rPr>
                <w:rFonts w:ascii="Calibri" w:eastAsia="Calibri" w:hAnsi="Calibri" w:cs="Calibri"/>
                <w:color w:val="000000"/>
                <w:sz w:val="22"/>
                <w:szCs w:val="22"/>
              </w:rPr>
              <w:tab/>
            </w:r>
          </w:hyperlink>
          <w:r>
            <w:fldChar w:fldCharType="begin"/>
          </w:r>
          <w:r>
            <w:instrText xml:space="preserve"> PAGEREF _heading=h.44sinio \h </w:instrText>
          </w:r>
          <w:r>
            <w:fldChar w:fldCharType="separate"/>
          </w:r>
          <w:r>
            <w:rPr>
              <w:rFonts w:ascii="Calibri" w:eastAsia="Calibri" w:hAnsi="Calibri" w:cs="Calibri"/>
              <w:smallCaps/>
              <w:color w:val="000000"/>
              <w:sz w:val="20"/>
              <w:szCs w:val="20"/>
            </w:rPr>
            <w:t>User Story</w:t>
          </w:r>
          <w:r>
            <w:rPr>
              <w:rFonts w:ascii="Calibri" w:eastAsia="Calibri" w:hAnsi="Calibri" w:cs="Calibri"/>
              <w:smallCaps/>
              <w:color w:val="000000"/>
              <w:sz w:val="20"/>
              <w:szCs w:val="20"/>
            </w:rPr>
            <w:tab/>
            <w:t>9</w:t>
          </w:r>
          <w:r>
            <w:fldChar w:fldCharType="end"/>
          </w:r>
        </w:p>
        <w:p w14:paraId="487C58D7" w14:textId="77777777" w:rsidR="00910132" w:rsidRDefault="00E13623">
          <w:pPr>
            <w:pBdr>
              <w:top w:val="nil"/>
              <w:left w:val="nil"/>
              <w:bottom w:val="nil"/>
              <w:right w:val="nil"/>
              <w:between w:val="nil"/>
            </w:pBdr>
            <w:tabs>
              <w:tab w:val="left" w:pos="480"/>
              <w:tab w:val="right" w:pos="9440"/>
            </w:tabs>
            <w:spacing w:before="120" w:after="120" w:line="240" w:lineRule="auto"/>
            <w:ind w:left="0" w:hanging="2"/>
            <w:rPr>
              <w:rFonts w:ascii="Calibri" w:eastAsia="Calibri" w:hAnsi="Calibri" w:cs="Calibri"/>
              <w:color w:val="000000"/>
              <w:sz w:val="22"/>
              <w:szCs w:val="22"/>
            </w:rPr>
          </w:pPr>
          <w:hyperlink w:anchor="_heading=h.2jxsxqh">
            <w:r>
              <w:rPr>
                <w:rFonts w:ascii="Calibri" w:eastAsia="Calibri" w:hAnsi="Calibri" w:cs="Calibri"/>
                <w:b/>
                <w:smallCaps/>
                <w:color w:val="000000"/>
                <w:sz w:val="20"/>
                <w:szCs w:val="20"/>
              </w:rPr>
              <w:t>3</w:t>
            </w:r>
          </w:hyperlink>
          <w:hyperlink w:anchor="_heading=h.2jxsxqh">
            <w:r>
              <w:rPr>
                <w:rFonts w:ascii="Calibri" w:eastAsia="Calibri" w:hAnsi="Calibri" w:cs="Calibri"/>
                <w:color w:val="000000"/>
                <w:sz w:val="22"/>
                <w:szCs w:val="22"/>
              </w:rPr>
              <w:tab/>
            </w:r>
          </w:hyperlink>
          <w:r>
            <w:fldChar w:fldCharType="begin"/>
          </w:r>
          <w:r>
            <w:instrText xml:space="preserve"> PAGEREF _heading=h.2jxsxqh \h </w:instrText>
          </w:r>
          <w:r>
            <w:fldChar w:fldCharType="separate"/>
          </w:r>
          <w:r>
            <w:rPr>
              <w:rFonts w:ascii="Calibri" w:eastAsia="Calibri" w:hAnsi="Calibri" w:cs="Calibri"/>
              <w:b/>
              <w:smallCaps/>
              <w:color w:val="000000"/>
              <w:sz w:val="20"/>
              <w:szCs w:val="20"/>
            </w:rPr>
            <w:t>FUNCTIONAL REQUIREMENTS</w:t>
          </w:r>
          <w:r>
            <w:rPr>
              <w:rFonts w:ascii="Calibri" w:eastAsia="Calibri" w:hAnsi="Calibri" w:cs="Calibri"/>
              <w:b/>
              <w:smallCaps/>
              <w:color w:val="000000"/>
              <w:sz w:val="20"/>
              <w:szCs w:val="20"/>
            </w:rPr>
            <w:tab/>
            <w:t>11</w:t>
          </w:r>
          <w:r>
            <w:fldChar w:fldCharType="end"/>
          </w:r>
        </w:p>
        <w:p w14:paraId="65690B11" w14:textId="77777777" w:rsidR="00910132" w:rsidRDefault="00E13623">
          <w:pPr>
            <w:pBdr>
              <w:top w:val="nil"/>
              <w:left w:val="nil"/>
              <w:bottom w:val="nil"/>
              <w:right w:val="nil"/>
              <w:between w:val="nil"/>
            </w:pBdr>
            <w:tabs>
              <w:tab w:val="left" w:pos="480"/>
              <w:tab w:val="right" w:pos="9440"/>
            </w:tabs>
            <w:spacing w:before="120" w:after="120" w:line="240" w:lineRule="auto"/>
            <w:ind w:left="0" w:hanging="2"/>
            <w:rPr>
              <w:rFonts w:ascii="Calibri" w:eastAsia="Calibri" w:hAnsi="Calibri" w:cs="Calibri"/>
              <w:color w:val="000000"/>
              <w:sz w:val="22"/>
              <w:szCs w:val="22"/>
            </w:rPr>
          </w:pPr>
          <w:hyperlink w:anchor="_heading=h.qsh70q">
            <w:r>
              <w:rPr>
                <w:rFonts w:ascii="Calibri" w:eastAsia="Calibri" w:hAnsi="Calibri" w:cs="Calibri"/>
                <w:b/>
                <w:smallCaps/>
                <w:color w:val="000000"/>
                <w:sz w:val="20"/>
                <w:szCs w:val="20"/>
              </w:rPr>
              <w:t>4</w:t>
            </w:r>
          </w:hyperlink>
          <w:hyperlink w:anchor="_heading=h.qsh70q">
            <w:r>
              <w:rPr>
                <w:rFonts w:ascii="Calibri" w:eastAsia="Calibri" w:hAnsi="Calibri" w:cs="Calibri"/>
                <w:color w:val="000000"/>
                <w:sz w:val="22"/>
                <w:szCs w:val="22"/>
              </w:rPr>
              <w:tab/>
            </w:r>
          </w:hyperlink>
          <w:r>
            <w:fldChar w:fldCharType="begin"/>
          </w:r>
          <w:r>
            <w:instrText xml:space="preserve"> PAGEREF _heading=h.qsh70q \h </w:instrText>
          </w:r>
          <w:r>
            <w:fldChar w:fldCharType="separate"/>
          </w:r>
          <w:r>
            <w:rPr>
              <w:rFonts w:ascii="Calibri" w:eastAsia="Calibri" w:hAnsi="Calibri" w:cs="Calibri"/>
              <w:b/>
              <w:smallCaps/>
              <w:color w:val="000000"/>
              <w:sz w:val="20"/>
              <w:szCs w:val="20"/>
            </w:rPr>
            <w:t>OTHER NONFUNCTIONAL REQUIREMENTS</w:t>
          </w:r>
          <w:r>
            <w:rPr>
              <w:rFonts w:ascii="Calibri" w:eastAsia="Calibri" w:hAnsi="Calibri" w:cs="Calibri"/>
              <w:b/>
              <w:smallCaps/>
              <w:color w:val="000000"/>
              <w:sz w:val="20"/>
              <w:szCs w:val="20"/>
            </w:rPr>
            <w:tab/>
            <w:t>12</w:t>
          </w:r>
          <w:r>
            <w:fldChar w:fldCharType="end"/>
          </w:r>
        </w:p>
        <w:p w14:paraId="09DA78A6"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3as4poj">
            <w:r>
              <w:rPr>
                <w:rFonts w:ascii="Calibri" w:eastAsia="Calibri" w:hAnsi="Calibri" w:cs="Calibri"/>
                <w:smallCaps/>
                <w:color w:val="000000"/>
                <w:sz w:val="20"/>
                <w:szCs w:val="20"/>
              </w:rPr>
              <w:t>4.1</w:t>
            </w:r>
          </w:hyperlink>
          <w:hyperlink w:anchor="_heading=h.3as4poj">
            <w:r>
              <w:rPr>
                <w:rFonts w:ascii="Calibri" w:eastAsia="Calibri" w:hAnsi="Calibri" w:cs="Calibri"/>
                <w:color w:val="000000"/>
                <w:sz w:val="22"/>
                <w:szCs w:val="22"/>
              </w:rPr>
              <w:tab/>
            </w:r>
          </w:hyperlink>
          <w:r>
            <w:fldChar w:fldCharType="begin"/>
          </w:r>
          <w:r>
            <w:instrText xml:space="preserve"> PAGEREF _heading=h.3as4poj \h </w:instrText>
          </w:r>
          <w:r>
            <w:fldChar w:fldCharType="separate"/>
          </w:r>
          <w:r>
            <w:rPr>
              <w:rFonts w:ascii="Calibri" w:eastAsia="Calibri" w:hAnsi="Calibri" w:cs="Calibri"/>
              <w:smallCaps/>
              <w:color w:val="000000"/>
              <w:sz w:val="20"/>
              <w:szCs w:val="20"/>
            </w:rPr>
            <w:t>Security Requirements (SE)</w:t>
          </w:r>
          <w:r>
            <w:rPr>
              <w:rFonts w:ascii="Calibri" w:eastAsia="Calibri" w:hAnsi="Calibri" w:cs="Calibri"/>
              <w:smallCaps/>
              <w:color w:val="000000"/>
              <w:sz w:val="20"/>
              <w:szCs w:val="20"/>
            </w:rPr>
            <w:tab/>
            <w:t>12</w:t>
          </w:r>
          <w:r>
            <w:fldChar w:fldCharType="end"/>
          </w:r>
        </w:p>
        <w:p w14:paraId="1D533A3E"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49x2ik5">
            <w:r>
              <w:rPr>
                <w:rFonts w:ascii="Calibri" w:eastAsia="Calibri" w:hAnsi="Calibri" w:cs="Calibri"/>
                <w:smallCaps/>
                <w:color w:val="000000"/>
                <w:sz w:val="20"/>
                <w:szCs w:val="20"/>
              </w:rPr>
              <w:t>4.2</w:t>
            </w:r>
          </w:hyperlink>
          <w:hyperlink w:anchor="_heading=h.49x2ik5">
            <w:r>
              <w:rPr>
                <w:rFonts w:ascii="Calibri" w:eastAsia="Calibri" w:hAnsi="Calibri" w:cs="Calibri"/>
                <w:color w:val="000000"/>
                <w:sz w:val="22"/>
                <w:szCs w:val="22"/>
              </w:rPr>
              <w:tab/>
            </w:r>
          </w:hyperlink>
          <w:r>
            <w:fldChar w:fldCharType="begin"/>
          </w:r>
          <w:r>
            <w:instrText xml:space="preserve"> PAGEREF _heading=h.49x2ik5 \h </w:instrText>
          </w:r>
          <w:r>
            <w:fldChar w:fldCharType="separate"/>
          </w:r>
          <w:r>
            <w:rPr>
              <w:rFonts w:ascii="Calibri" w:eastAsia="Calibri" w:hAnsi="Calibri" w:cs="Calibri"/>
              <w:smallCaps/>
              <w:color w:val="000000"/>
              <w:sz w:val="20"/>
              <w:szCs w:val="20"/>
            </w:rPr>
            <w:t>Regulatory and Compliance Requirements (RE), (CP)</w:t>
          </w:r>
          <w:r>
            <w:rPr>
              <w:rFonts w:ascii="Calibri" w:eastAsia="Calibri" w:hAnsi="Calibri" w:cs="Calibri"/>
              <w:smallCaps/>
              <w:color w:val="000000"/>
              <w:sz w:val="20"/>
              <w:szCs w:val="20"/>
            </w:rPr>
            <w:tab/>
            <w:t>12</w:t>
          </w:r>
          <w:r>
            <w:fldChar w:fldCharType="end"/>
          </w:r>
        </w:p>
        <w:p w14:paraId="1CEE305F"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2p2csry">
            <w:r>
              <w:rPr>
                <w:rFonts w:ascii="Calibri" w:eastAsia="Calibri" w:hAnsi="Calibri" w:cs="Calibri"/>
                <w:smallCaps/>
                <w:color w:val="000000"/>
                <w:sz w:val="20"/>
                <w:szCs w:val="20"/>
              </w:rPr>
              <w:t>4.3</w:t>
            </w:r>
          </w:hyperlink>
          <w:hyperlink w:anchor="_heading=h.2p2csry">
            <w:r>
              <w:rPr>
                <w:rFonts w:ascii="Calibri" w:eastAsia="Calibri" w:hAnsi="Calibri" w:cs="Calibri"/>
                <w:color w:val="000000"/>
                <w:sz w:val="22"/>
                <w:szCs w:val="22"/>
              </w:rPr>
              <w:tab/>
            </w:r>
          </w:hyperlink>
          <w:r>
            <w:fldChar w:fldCharType="begin"/>
          </w:r>
          <w:r>
            <w:instrText xml:space="preserve"> PAGEREF _heading=h.2p2csry \h </w:instrText>
          </w:r>
          <w:r>
            <w:fldChar w:fldCharType="separate"/>
          </w:r>
          <w:r>
            <w:rPr>
              <w:rFonts w:ascii="Calibri" w:eastAsia="Calibri" w:hAnsi="Calibri" w:cs="Calibri"/>
              <w:smallCaps/>
              <w:color w:val="000000"/>
              <w:sz w:val="20"/>
              <w:szCs w:val="20"/>
            </w:rPr>
            <w:t>Other Data Storage, Archival, Back-up, Recover and Destruction (STR)</w:t>
          </w:r>
          <w:r>
            <w:rPr>
              <w:rFonts w:ascii="Calibri" w:eastAsia="Calibri" w:hAnsi="Calibri" w:cs="Calibri"/>
              <w:smallCaps/>
              <w:color w:val="000000"/>
              <w:sz w:val="20"/>
              <w:szCs w:val="20"/>
            </w:rPr>
            <w:tab/>
            <w:t>13</w:t>
          </w:r>
          <w:r>
            <w:fldChar w:fldCharType="end"/>
          </w:r>
        </w:p>
        <w:p w14:paraId="78C269CD" w14:textId="77777777" w:rsidR="00910132" w:rsidRDefault="00E13623">
          <w:pPr>
            <w:pBdr>
              <w:top w:val="nil"/>
              <w:left w:val="nil"/>
              <w:bottom w:val="nil"/>
              <w:right w:val="nil"/>
              <w:between w:val="nil"/>
            </w:pBdr>
            <w:tabs>
              <w:tab w:val="left" w:pos="480"/>
              <w:tab w:val="right" w:pos="9440"/>
            </w:tabs>
            <w:spacing w:before="120" w:after="120" w:line="240" w:lineRule="auto"/>
            <w:ind w:left="0" w:hanging="2"/>
            <w:rPr>
              <w:rFonts w:ascii="Calibri" w:eastAsia="Calibri" w:hAnsi="Calibri" w:cs="Calibri"/>
              <w:color w:val="000000"/>
              <w:sz w:val="22"/>
              <w:szCs w:val="22"/>
            </w:rPr>
          </w:pPr>
          <w:hyperlink w:anchor="_heading=h.147n2zr">
            <w:r>
              <w:rPr>
                <w:rFonts w:ascii="Calibri" w:eastAsia="Calibri" w:hAnsi="Calibri" w:cs="Calibri"/>
                <w:b/>
                <w:smallCaps/>
                <w:color w:val="000000"/>
                <w:sz w:val="20"/>
                <w:szCs w:val="20"/>
              </w:rPr>
              <w:t>5</w:t>
            </w:r>
          </w:hyperlink>
          <w:hyperlink w:anchor="_heading=h.147n2zr">
            <w:r>
              <w:rPr>
                <w:rFonts w:ascii="Calibri" w:eastAsia="Calibri" w:hAnsi="Calibri" w:cs="Calibri"/>
                <w:color w:val="000000"/>
                <w:sz w:val="22"/>
                <w:szCs w:val="22"/>
              </w:rPr>
              <w:tab/>
            </w:r>
          </w:hyperlink>
          <w:r>
            <w:fldChar w:fldCharType="begin"/>
          </w:r>
          <w:r>
            <w:instrText xml:space="preserve"> PAGEREF _heading=h.147n2zr \h </w:instrText>
          </w:r>
          <w:r>
            <w:fldChar w:fldCharType="separate"/>
          </w:r>
          <w:r>
            <w:rPr>
              <w:rFonts w:ascii="Calibri" w:eastAsia="Calibri" w:hAnsi="Calibri" w:cs="Calibri"/>
              <w:b/>
              <w:smallCaps/>
              <w:color w:val="000000"/>
              <w:sz w:val="20"/>
              <w:szCs w:val="20"/>
            </w:rPr>
            <w:t>SYSTEM DIAGRAMS</w:t>
          </w:r>
          <w:r>
            <w:rPr>
              <w:rFonts w:ascii="Calibri" w:eastAsia="Calibri" w:hAnsi="Calibri" w:cs="Calibri"/>
              <w:b/>
              <w:smallCaps/>
              <w:color w:val="000000"/>
              <w:sz w:val="20"/>
              <w:szCs w:val="20"/>
            </w:rPr>
            <w:tab/>
            <w:t>13</w:t>
          </w:r>
          <w:r>
            <w:fldChar w:fldCharType="end"/>
          </w:r>
        </w:p>
        <w:p w14:paraId="5561CDA4"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3o7alnk">
            <w:r>
              <w:rPr>
                <w:rFonts w:ascii="Calibri" w:eastAsia="Calibri" w:hAnsi="Calibri" w:cs="Calibri"/>
                <w:smallCaps/>
                <w:color w:val="000000"/>
                <w:sz w:val="20"/>
                <w:szCs w:val="20"/>
              </w:rPr>
              <w:t>5.1</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rFonts w:ascii="Calibri" w:eastAsia="Calibri" w:hAnsi="Calibri" w:cs="Calibri"/>
              <w:smallCaps/>
              <w:color w:val="000000"/>
              <w:sz w:val="20"/>
              <w:szCs w:val="20"/>
            </w:rPr>
            <w:t>System Sequence Diagram (SSD)</w:t>
          </w:r>
          <w:r>
            <w:rPr>
              <w:rFonts w:ascii="Calibri" w:eastAsia="Calibri" w:hAnsi="Calibri" w:cs="Calibri"/>
              <w:smallCaps/>
              <w:color w:val="000000"/>
              <w:sz w:val="20"/>
              <w:szCs w:val="20"/>
            </w:rPr>
            <w:tab/>
            <w:t>13</w:t>
          </w:r>
          <w:r>
            <w:fldChar w:fldCharType="end"/>
          </w:r>
        </w:p>
        <w:p w14:paraId="241AE346"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23ckvvd">
            <w:r>
              <w:rPr>
                <w:rFonts w:ascii="Calibri" w:eastAsia="Calibri" w:hAnsi="Calibri" w:cs="Calibri"/>
                <w:smallCaps/>
                <w:color w:val="000000"/>
                <w:sz w:val="20"/>
                <w:szCs w:val="20"/>
              </w:rPr>
              <w:t>5.2</w:t>
            </w:r>
          </w:hyperlink>
          <w:hyperlink w:anchor="_heading=h.23ckvvd">
            <w:r>
              <w:rPr>
                <w:rFonts w:ascii="Calibri" w:eastAsia="Calibri" w:hAnsi="Calibri" w:cs="Calibri"/>
                <w:color w:val="000000"/>
                <w:sz w:val="22"/>
                <w:szCs w:val="22"/>
              </w:rPr>
              <w:tab/>
            </w:r>
          </w:hyperlink>
          <w:r>
            <w:fldChar w:fldCharType="begin"/>
          </w:r>
          <w:r>
            <w:instrText xml:space="preserve"> PAGEREF _heading=h.23ckvvd \h </w:instrText>
          </w:r>
          <w:r>
            <w:fldChar w:fldCharType="separate"/>
          </w:r>
          <w:r>
            <w:rPr>
              <w:rFonts w:ascii="Calibri" w:eastAsia="Calibri" w:hAnsi="Calibri" w:cs="Calibri"/>
              <w:smallCaps/>
              <w:color w:val="000000"/>
              <w:sz w:val="20"/>
              <w:szCs w:val="20"/>
            </w:rPr>
            <w:t>Entity-relationship Model (ERD)</w:t>
          </w:r>
          <w:r>
            <w:rPr>
              <w:rFonts w:ascii="Calibri" w:eastAsia="Calibri" w:hAnsi="Calibri" w:cs="Calibri"/>
              <w:smallCaps/>
              <w:color w:val="000000"/>
              <w:sz w:val="20"/>
              <w:szCs w:val="20"/>
            </w:rPr>
            <w:tab/>
            <w:t>13</w:t>
          </w:r>
          <w:r>
            <w:fldChar w:fldCharType="end"/>
          </w:r>
        </w:p>
        <w:p w14:paraId="368DADFA"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ihv636">
            <w:r>
              <w:rPr>
                <w:rFonts w:ascii="Calibri" w:eastAsia="Calibri" w:hAnsi="Calibri" w:cs="Calibri"/>
                <w:smallCaps/>
                <w:color w:val="000000"/>
                <w:sz w:val="20"/>
                <w:szCs w:val="20"/>
              </w:rPr>
              <w:t>5.3</w:t>
            </w:r>
          </w:hyperlink>
          <w:hyperlink w:anchor="_heading=h.ihv636">
            <w:r>
              <w:rPr>
                <w:rFonts w:ascii="Calibri" w:eastAsia="Calibri" w:hAnsi="Calibri" w:cs="Calibri"/>
                <w:color w:val="000000"/>
                <w:sz w:val="22"/>
                <w:szCs w:val="22"/>
              </w:rPr>
              <w:tab/>
            </w:r>
          </w:hyperlink>
          <w:r>
            <w:fldChar w:fldCharType="begin"/>
          </w:r>
          <w:r>
            <w:instrText xml:space="preserve"> PAGEREF _heading=h.ihv636 \h </w:instrText>
          </w:r>
          <w:r>
            <w:fldChar w:fldCharType="separate"/>
          </w:r>
          <w:r>
            <w:rPr>
              <w:rFonts w:ascii="Calibri" w:eastAsia="Calibri" w:hAnsi="Calibri" w:cs="Calibri"/>
              <w:smallCaps/>
              <w:color w:val="000000"/>
              <w:sz w:val="20"/>
              <w:szCs w:val="20"/>
            </w:rPr>
            <w:t>Data Flow Diagram (DFD)</w:t>
          </w:r>
          <w:r>
            <w:rPr>
              <w:rFonts w:ascii="Calibri" w:eastAsia="Calibri" w:hAnsi="Calibri" w:cs="Calibri"/>
              <w:smallCaps/>
              <w:color w:val="000000"/>
              <w:sz w:val="20"/>
              <w:szCs w:val="20"/>
            </w:rPr>
            <w:tab/>
            <w:t>13</w:t>
          </w:r>
          <w:r>
            <w:fldChar w:fldCharType="end"/>
          </w:r>
        </w:p>
        <w:p w14:paraId="7458167A" w14:textId="77777777" w:rsidR="00910132" w:rsidRDefault="00E13623">
          <w:pPr>
            <w:pBdr>
              <w:top w:val="nil"/>
              <w:left w:val="nil"/>
              <w:bottom w:val="nil"/>
              <w:right w:val="nil"/>
              <w:between w:val="nil"/>
            </w:pBdr>
            <w:tabs>
              <w:tab w:val="left" w:pos="480"/>
              <w:tab w:val="right" w:pos="9440"/>
            </w:tabs>
            <w:spacing w:before="120" w:after="120" w:line="240" w:lineRule="auto"/>
            <w:ind w:left="0" w:hanging="2"/>
            <w:rPr>
              <w:rFonts w:ascii="Calibri" w:eastAsia="Calibri" w:hAnsi="Calibri" w:cs="Calibri"/>
              <w:color w:val="000000"/>
              <w:sz w:val="22"/>
              <w:szCs w:val="22"/>
            </w:rPr>
          </w:pPr>
          <w:hyperlink w:anchor="_heading=h.32hioqz">
            <w:r>
              <w:rPr>
                <w:rFonts w:ascii="Calibri" w:eastAsia="Calibri" w:hAnsi="Calibri" w:cs="Calibri"/>
                <w:b/>
                <w:smallCaps/>
                <w:color w:val="000000"/>
                <w:sz w:val="20"/>
                <w:szCs w:val="20"/>
              </w:rPr>
              <w:t>6</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rFonts w:ascii="Calibri" w:eastAsia="Calibri" w:hAnsi="Calibri" w:cs="Calibri"/>
              <w:b/>
              <w:smallCaps/>
              <w:color w:val="000000"/>
              <w:sz w:val="20"/>
              <w:szCs w:val="20"/>
            </w:rPr>
            <w:t>GLOSSARY</w:t>
          </w:r>
          <w:r>
            <w:rPr>
              <w:rFonts w:ascii="Calibri" w:eastAsia="Calibri" w:hAnsi="Calibri" w:cs="Calibri"/>
              <w:b/>
              <w:smallCaps/>
              <w:color w:val="000000"/>
              <w:sz w:val="20"/>
              <w:szCs w:val="20"/>
            </w:rPr>
            <w:tab/>
            <w:t>14</w:t>
          </w:r>
          <w:r>
            <w:fldChar w:fldCharType="end"/>
          </w:r>
        </w:p>
        <w:p w14:paraId="72632B2C" w14:textId="77777777" w:rsidR="00910132" w:rsidRDefault="00E13623">
          <w:pPr>
            <w:pBdr>
              <w:top w:val="nil"/>
              <w:left w:val="nil"/>
              <w:bottom w:val="nil"/>
              <w:right w:val="nil"/>
              <w:between w:val="nil"/>
            </w:pBdr>
            <w:tabs>
              <w:tab w:val="left" w:pos="480"/>
              <w:tab w:val="right" w:pos="9440"/>
            </w:tabs>
            <w:spacing w:before="120" w:after="120" w:line="240" w:lineRule="auto"/>
            <w:ind w:left="0" w:hanging="2"/>
            <w:rPr>
              <w:rFonts w:ascii="Calibri" w:eastAsia="Calibri" w:hAnsi="Calibri" w:cs="Calibri"/>
              <w:color w:val="000000"/>
              <w:sz w:val="22"/>
              <w:szCs w:val="22"/>
            </w:rPr>
          </w:pPr>
          <w:hyperlink w:anchor="_heading=h.1hmsyys">
            <w:r>
              <w:rPr>
                <w:rFonts w:ascii="Calibri" w:eastAsia="Calibri" w:hAnsi="Calibri" w:cs="Calibri"/>
                <w:b/>
                <w:smallCaps/>
                <w:color w:val="000000"/>
                <w:sz w:val="20"/>
                <w:szCs w:val="20"/>
              </w:rPr>
              <w:t>7</w:t>
            </w:r>
          </w:hyperlink>
          <w:hyperlink w:anchor="_heading=h.1hmsyys">
            <w:r>
              <w:rPr>
                <w:rFonts w:ascii="Calibri" w:eastAsia="Calibri" w:hAnsi="Calibri" w:cs="Calibri"/>
                <w:color w:val="000000"/>
                <w:sz w:val="22"/>
                <w:szCs w:val="22"/>
              </w:rPr>
              <w:tab/>
            </w:r>
          </w:hyperlink>
          <w:r>
            <w:fldChar w:fldCharType="begin"/>
          </w:r>
          <w:r>
            <w:instrText xml:space="preserve"> PAGEREF _heading=h.1hmsyys \h </w:instrText>
          </w:r>
          <w:r>
            <w:fldChar w:fldCharType="separate"/>
          </w:r>
          <w:r>
            <w:rPr>
              <w:rFonts w:ascii="Calibri" w:eastAsia="Calibri" w:hAnsi="Calibri" w:cs="Calibri"/>
              <w:b/>
              <w:smallCaps/>
              <w:color w:val="000000"/>
              <w:sz w:val="20"/>
              <w:szCs w:val="20"/>
            </w:rPr>
            <w:t>APPENDIX</w:t>
          </w:r>
          <w:r>
            <w:rPr>
              <w:rFonts w:ascii="Calibri" w:eastAsia="Calibri" w:hAnsi="Calibri" w:cs="Calibri"/>
              <w:b/>
              <w:smallCaps/>
              <w:color w:val="000000"/>
              <w:sz w:val="20"/>
              <w:szCs w:val="20"/>
            </w:rPr>
            <w:tab/>
            <w:t>14</w:t>
          </w:r>
          <w:r>
            <w:fldChar w:fldCharType="end"/>
          </w:r>
        </w:p>
        <w:p w14:paraId="617C23B4" w14:textId="77777777" w:rsidR="00910132" w:rsidRDefault="00E13623">
          <w:pPr>
            <w:pBdr>
              <w:top w:val="nil"/>
              <w:left w:val="nil"/>
              <w:bottom w:val="nil"/>
              <w:right w:val="nil"/>
              <w:between w:val="nil"/>
            </w:pBdr>
            <w:tabs>
              <w:tab w:val="left" w:pos="720"/>
              <w:tab w:val="right" w:pos="9440"/>
            </w:tabs>
            <w:spacing w:line="240" w:lineRule="auto"/>
            <w:ind w:left="0" w:hanging="2"/>
            <w:rPr>
              <w:rFonts w:ascii="Calibri" w:eastAsia="Calibri" w:hAnsi="Calibri" w:cs="Calibri"/>
              <w:color w:val="000000"/>
              <w:sz w:val="22"/>
              <w:szCs w:val="22"/>
            </w:rPr>
          </w:pPr>
          <w:hyperlink w:anchor="_heading=h.37m2jsg">
            <w:r>
              <w:rPr>
                <w:rFonts w:ascii="Calibri" w:eastAsia="Calibri" w:hAnsi="Calibri" w:cs="Calibri"/>
                <w:smallCaps/>
                <w:color w:val="000000"/>
                <w:sz w:val="20"/>
                <w:szCs w:val="20"/>
              </w:rPr>
              <w:t>7.1</w:t>
            </w:r>
          </w:hyperlink>
          <w:hyperlink w:anchor="_heading=h.37m2jsg">
            <w:r>
              <w:rPr>
                <w:rFonts w:ascii="Calibri" w:eastAsia="Calibri" w:hAnsi="Calibri" w:cs="Calibri"/>
                <w:color w:val="000000"/>
                <w:sz w:val="22"/>
                <w:szCs w:val="22"/>
              </w:rPr>
              <w:tab/>
            </w:r>
          </w:hyperlink>
          <w:r>
            <w:fldChar w:fldCharType="begin"/>
          </w:r>
          <w:r>
            <w:instrText xml:space="preserve"> PAGEREF _heading=h.37m2jsg \h </w:instrText>
          </w:r>
          <w:r>
            <w:fldChar w:fldCharType="separate"/>
          </w:r>
          <w:r>
            <w:rPr>
              <w:rFonts w:ascii="Calibri" w:eastAsia="Calibri" w:hAnsi="Calibri" w:cs="Calibri"/>
              <w:smallCaps/>
              <w:color w:val="000000"/>
              <w:sz w:val="20"/>
              <w:szCs w:val="20"/>
            </w:rPr>
            <w:t>Reference</w:t>
          </w:r>
          <w:r>
            <w:rPr>
              <w:rFonts w:ascii="Calibri" w:eastAsia="Calibri" w:hAnsi="Calibri" w:cs="Calibri"/>
              <w:smallCaps/>
              <w:color w:val="000000"/>
              <w:sz w:val="20"/>
              <w:szCs w:val="20"/>
            </w:rPr>
            <w:tab/>
            <w:t>14</w:t>
          </w:r>
          <w:r>
            <w:fldChar w:fldCharType="end"/>
          </w:r>
        </w:p>
        <w:p w14:paraId="72729FCE" w14:textId="77777777" w:rsidR="00910132" w:rsidRDefault="00E13623">
          <w:pPr>
            <w:pBdr>
              <w:top w:val="nil"/>
              <w:left w:val="nil"/>
              <w:bottom w:val="nil"/>
              <w:right w:val="nil"/>
              <w:between w:val="nil"/>
            </w:pBdr>
            <w:tabs>
              <w:tab w:val="right" w:pos="9440"/>
            </w:tabs>
            <w:spacing w:line="240" w:lineRule="auto"/>
            <w:ind w:left="0" w:hanging="2"/>
            <w:rPr>
              <w:rFonts w:ascii="Calibri" w:eastAsia="Calibri" w:hAnsi="Calibri" w:cs="Calibri"/>
              <w:color w:val="000000"/>
              <w:sz w:val="22"/>
              <w:szCs w:val="22"/>
            </w:rPr>
          </w:pPr>
          <w:hyperlink w:anchor="_heading=h.46r0co2">
            <w:r>
              <w:rPr>
                <w:rFonts w:ascii="Calibri" w:eastAsia="Calibri" w:hAnsi="Calibri" w:cs="Calibri"/>
                <w:i/>
                <w:color w:val="000000"/>
                <w:sz w:val="20"/>
                <w:szCs w:val="20"/>
              </w:rPr>
              <w:t>7.1.1</w:t>
            </w:r>
            <w:r>
              <w:rPr>
                <w:rFonts w:ascii="Calibri" w:eastAsia="Calibri" w:hAnsi="Calibri" w:cs="Calibri"/>
                <w:i/>
                <w:color w:val="000000"/>
                <w:sz w:val="20"/>
                <w:szCs w:val="20"/>
              </w:rPr>
              <w:tab/>
              <w:t>14</w:t>
            </w:r>
          </w:hyperlink>
          <w:r>
            <w:fldChar w:fldCharType="end"/>
          </w:r>
        </w:p>
      </w:sdtContent>
    </w:sdt>
    <w:p w14:paraId="3269A5DC" w14:textId="77777777" w:rsidR="00910132" w:rsidRDefault="00E13623">
      <w:pPr>
        <w:ind w:left="0" w:hanging="2"/>
        <w:rPr>
          <w:rFonts w:ascii="Calibri" w:eastAsia="Calibri" w:hAnsi="Calibri" w:cs="Calibri"/>
        </w:rPr>
      </w:pPr>
      <w:r>
        <w:br w:type="page"/>
      </w:r>
      <w:r>
        <w:rPr>
          <w:rFonts w:ascii="Calibri" w:eastAsia="Calibri" w:hAnsi="Calibri" w:cs="Calibri"/>
          <w:b/>
        </w:rPr>
        <w:lastRenderedPageBreak/>
        <w:t>Revision History</w:t>
      </w:r>
    </w:p>
    <w:p w14:paraId="1A0CC4DD" w14:textId="77777777" w:rsidR="00910132" w:rsidRDefault="00910132">
      <w:pPr>
        <w:ind w:left="0" w:hanging="2"/>
        <w:rPr>
          <w:rFonts w:ascii="Calibri" w:eastAsia="Calibri" w:hAnsi="Calibri" w:cs="Calibri"/>
        </w:rPr>
      </w:pPr>
    </w:p>
    <w:tbl>
      <w:tblPr>
        <w:tblStyle w:val="a"/>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3"/>
        <w:gridCol w:w="1482"/>
        <w:gridCol w:w="7065"/>
      </w:tblGrid>
      <w:tr w:rsidR="00910132" w14:paraId="4296331A" w14:textId="77777777">
        <w:trPr>
          <w:tblHeader/>
        </w:trPr>
        <w:tc>
          <w:tcPr>
            <w:tcW w:w="1353" w:type="dxa"/>
            <w:shd w:val="clear" w:color="auto" w:fill="9CC2E5"/>
          </w:tcPr>
          <w:p w14:paraId="76E900E3" w14:textId="77777777" w:rsidR="00910132" w:rsidRDefault="00E13623">
            <w:pPr>
              <w:ind w:left="0" w:hanging="2"/>
              <w:jc w:val="both"/>
              <w:rPr>
                <w:rFonts w:ascii="Calibri" w:eastAsia="Calibri" w:hAnsi="Calibri" w:cs="Calibri"/>
                <w:sz w:val="22"/>
                <w:szCs w:val="22"/>
              </w:rPr>
            </w:pPr>
            <w:r>
              <w:rPr>
                <w:rFonts w:ascii="Calibri" w:eastAsia="Calibri" w:hAnsi="Calibri" w:cs="Calibri"/>
                <w:b/>
                <w:sz w:val="22"/>
                <w:szCs w:val="22"/>
              </w:rPr>
              <w:t>Version</w:t>
            </w:r>
          </w:p>
        </w:tc>
        <w:tc>
          <w:tcPr>
            <w:tcW w:w="1482" w:type="dxa"/>
            <w:shd w:val="clear" w:color="auto" w:fill="9CC2E5"/>
          </w:tcPr>
          <w:p w14:paraId="63D403EA" w14:textId="77777777" w:rsidR="00910132" w:rsidRDefault="00E13623">
            <w:pPr>
              <w:ind w:left="0" w:hanging="2"/>
              <w:jc w:val="both"/>
              <w:rPr>
                <w:rFonts w:ascii="Calibri" w:eastAsia="Calibri" w:hAnsi="Calibri" w:cs="Calibri"/>
                <w:sz w:val="22"/>
                <w:szCs w:val="22"/>
              </w:rPr>
            </w:pPr>
            <w:r>
              <w:rPr>
                <w:rFonts w:ascii="Calibri" w:eastAsia="Calibri" w:hAnsi="Calibri" w:cs="Calibri"/>
                <w:b/>
                <w:sz w:val="22"/>
                <w:szCs w:val="22"/>
              </w:rPr>
              <w:t>Date</w:t>
            </w:r>
          </w:p>
        </w:tc>
        <w:tc>
          <w:tcPr>
            <w:tcW w:w="7065" w:type="dxa"/>
            <w:shd w:val="clear" w:color="auto" w:fill="9CC2E5"/>
          </w:tcPr>
          <w:p w14:paraId="57A72729" w14:textId="77777777" w:rsidR="00910132" w:rsidRDefault="00E13623">
            <w:pPr>
              <w:ind w:left="0" w:hanging="2"/>
              <w:jc w:val="both"/>
              <w:rPr>
                <w:rFonts w:ascii="Calibri" w:eastAsia="Calibri" w:hAnsi="Calibri" w:cs="Calibri"/>
                <w:sz w:val="22"/>
                <w:szCs w:val="22"/>
              </w:rPr>
            </w:pPr>
            <w:r>
              <w:rPr>
                <w:rFonts w:ascii="Calibri" w:eastAsia="Calibri" w:hAnsi="Calibri" w:cs="Calibri"/>
                <w:b/>
                <w:sz w:val="22"/>
                <w:szCs w:val="22"/>
              </w:rPr>
              <w:t>Revision Description</w:t>
            </w:r>
          </w:p>
        </w:tc>
      </w:tr>
      <w:tr w:rsidR="00910132" w14:paraId="59C02E4E" w14:textId="77777777">
        <w:tc>
          <w:tcPr>
            <w:tcW w:w="1353" w:type="dxa"/>
          </w:tcPr>
          <w:p w14:paraId="173332CE"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.01</w:t>
            </w:r>
          </w:p>
        </w:tc>
        <w:tc>
          <w:tcPr>
            <w:tcW w:w="1482" w:type="dxa"/>
          </w:tcPr>
          <w:p w14:paraId="2230D1D1"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27/05/2022</w:t>
            </w:r>
          </w:p>
        </w:tc>
        <w:tc>
          <w:tcPr>
            <w:tcW w:w="7065" w:type="dxa"/>
          </w:tcPr>
          <w:p w14:paraId="45EE159E"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Draft Version</w:t>
            </w:r>
          </w:p>
        </w:tc>
      </w:tr>
      <w:tr w:rsidR="00910132" w14:paraId="2D69D864" w14:textId="77777777">
        <w:tc>
          <w:tcPr>
            <w:tcW w:w="1353" w:type="dxa"/>
          </w:tcPr>
          <w:p w14:paraId="3CBD535B"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.02</w:t>
            </w:r>
          </w:p>
        </w:tc>
        <w:tc>
          <w:tcPr>
            <w:tcW w:w="1482" w:type="dxa"/>
          </w:tcPr>
          <w:p w14:paraId="4633AEE9" w14:textId="77777777" w:rsidR="00910132" w:rsidRDefault="00910132">
            <w:pPr>
              <w:ind w:left="0" w:hanging="2"/>
              <w:jc w:val="both"/>
              <w:rPr>
                <w:rFonts w:ascii="Calibri" w:eastAsia="Calibri" w:hAnsi="Calibri" w:cs="Calibri"/>
                <w:sz w:val="22"/>
                <w:szCs w:val="22"/>
              </w:rPr>
            </w:pPr>
          </w:p>
        </w:tc>
        <w:tc>
          <w:tcPr>
            <w:tcW w:w="7065" w:type="dxa"/>
          </w:tcPr>
          <w:p w14:paraId="47CA0D37" w14:textId="77777777" w:rsidR="00910132" w:rsidRDefault="00910132">
            <w:pPr>
              <w:ind w:left="0" w:hanging="2"/>
              <w:jc w:val="both"/>
              <w:rPr>
                <w:rFonts w:ascii="Calibri" w:eastAsia="Calibri" w:hAnsi="Calibri" w:cs="Calibri"/>
                <w:sz w:val="22"/>
                <w:szCs w:val="22"/>
              </w:rPr>
            </w:pPr>
          </w:p>
        </w:tc>
      </w:tr>
    </w:tbl>
    <w:p w14:paraId="509F2CE6" w14:textId="77777777" w:rsidR="00910132" w:rsidRDefault="00910132">
      <w:pPr>
        <w:ind w:left="0" w:hanging="2"/>
        <w:rPr>
          <w:rFonts w:ascii="Calibri" w:eastAsia="Calibri" w:hAnsi="Calibri" w:cs="Calibri"/>
          <w:sz w:val="20"/>
          <w:szCs w:val="20"/>
        </w:rPr>
      </w:pPr>
    </w:p>
    <w:p w14:paraId="058A52B8" w14:textId="77777777" w:rsidR="00910132" w:rsidRDefault="00E13623">
      <w:pPr>
        <w:keepNext/>
        <w:pBdr>
          <w:top w:val="nil"/>
          <w:left w:val="nil"/>
          <w:bottom w:val="single" w:sz="4" w:space="1" w:color="000000"/>
          <w:right w:val="nil"/>
          <w:between w:val="nil"/>
        </w:pBdr>
        <w:spacing w:before="240" w:after="60" w:line="240" w:lineRule="auto"/>
        <w:ind w:left="0" w:hanging="2"/>
        <w:rPr>
          <w:rFonts w:ascii="Calibri" w:eastAsia="Calibri" w:hAnsi="Calibri" w:cs="Calibri"/>
          <w:b/>
          <w:color w:val="000000"/>
          <w:sz w:val="20"/>
          <w:szCs w:val="20"/>
        </w:rPr>
      </w:pPr>
      <w:bookmarkStart w:id="4" w:name="_heading=h.gjdgxs" w:colFirst="0" w:colLast="0"/>
      <w:bookmarkEnd w:id="4"/>
      <w:r>
        <w:br w:type="page"/>
      </w:r>
    </w:p>
    <w:p w14:paraId="2694042F" w14:textId="77777777" w:rsidR="00910132" w:rsidRDefault="00E13623">
      <w:pPr>
        <w:keepNext/>
        <w:numPr>
          <w:ilvl w:val="0"/>
          <w:numId w:val="2"/>
        </w:numPr>
        <w:pBdr>
          <w:top w:val="nil"/>
          <w:left w:val="nil"/>
          <w:bottom w:val="single" w:sz="4" w:space="1" w:color="000000"/>
          <w:right w:val="nil"/>
          <w:between w:val="nil"/>
        </w:pBdr>
        <w:spacing w:before="240" w:after="60" w:line="240" w:lineRule="auto"/>
        <w:ind w:left="1" w:hanging="3"/>
        <w:rPr>
          <w:rFonts w:ascii="Calibri" w:eastAsia="Calibri" w:hAnsi="Calibri" w:cs="Calibri"/>
          <w:b/>
          <w:color w:val="000000"/>
          <w:sz w:val="32"/>
          <w:szCs w:val="32"/>
        </w:rPr>
      </w:pPr>
      <w:r>
        <w:rPr>
          <w:rFonts w:ascii="Calibri" w:eastAsia="Calibri" w:hAnsi="Calibri" w:cs="Calibri"/>
          <w:b/>
          <w:color w:val="000000"/>
          <w:sz w:val="32"/>
          <w:szCs w:val="32"/>
        </w:rPr>
        <w:lastRenderedPageBreak/>
        <w:t>Introduction</w:t>
      </w:r>
    </w:p>
    <w:p w14:paraId="1771406A" w14:textId="77777777" w:rsidR="00910132" w:rsidRDefault="00910132">
      <w:pPr>
        <w:ind w:left="0" w:hanging="2"/>
        <w:rPr>
          <w:rFonts w:ascii="Calibri" w:eastAsia="Calibri" w:hAnsi="Calibri" w:cs="Calibri"/>
          <w:sz w:val="20"/>
          <w:szCs w:val="20"/>
        </w:rPr>
      </w:pPr>
      <w:bookmarkStart w:id="5" w:name="_heading=h.30j0zll" w:colFirst="0" w:colLast="0"/>
      <w:bookmarkEnd w:id="5"/>
    </w:p>
    <w:p w14:paraId="6EC0E4F7" w14:textId="77777777" w:rsidR="00910132" w:rsidRDefault="00E13623">
      <w:pPr>
        <w:pStyle w:val="Heading2"/>
        <w:numPr>
          <w:ilvl w:val="1"/>
          <w:numId w:val="2"/>
        </w:numPr>
        <w:ind w:left="1" w:hanging="3"/>
        <w:rPr>
          <w:rFonts w:ascii="Calibri" w:eastAsia="Calibri" w:hAnsi="Calibri" w:cs="Calibri"/>
        </w:rPr>
      </w:pPr>
      <w:r>
        <w:rPr>
          <w:rFonts w:ascii="Calibri" w:eastAsia="Calibri" w:hAnsi="Calibri" w:cs="Calibri"/>
        </w:rPr>
        <w:t xml:space="preserve">Project Purpose  </w:t>
      </w:r>
    </w:p>
    <w:p w14:paraId="791CDC5A" w14:textId="77777777" w:rsidR="00910132" w:rsidRDefault="00910132">
      <w:pPr>
        <w:ind w:left="0" w:hanging="2"/>
        <w:rPr>
          <w:rFonts w:ascii="Calibri" w:eastAsia="Calibri" w:hAnsi="Calibri" w:cs="Calibri"/>
        </w:rPr>
      </w:pPr>
    </w:p>
    <w:p w14:paraId="633E5604" w14:textId="77777777" w:rsidR="00910132" w:rsidRDefault="00E13623">
      <w:pPr>
        <w:ind w:left="0" w:hanging="2"/>
        <w:jc w:val="both"/>
        <w:rPr>
          <w:rFonts w:ascii="Calibri" w:eastAsia="Calibri" w:hAnsi="Calibri" w:cs="Calibri"/>
          <w:color w:val="FFFFFF"/>
          <w:sz w:val="22"/>
          <w:szCs w:val="22"/>
          <w:highlight w:val="white"/>
        </w:rPr>
      </w:pPr>
      <w:bookmarkStart w:id="6" w:name="_heading=h.1fob9te" w:colFirst="0" w:colLast="0"/>
      <w:bookmarkEnd w:id="6"/>
      <w:r>
        <w:rPr>
          <w:rFonts w:ascii="Calibri" w:eastAsia="Calibri" w:hAnsi="Calibri" w:cs="Calibri"/>
          <w:sz w:val="22"/>
          <w:szCs w:val="22"/>
        </w:rPr>
        <w:t>This is a Requirements Specification document for Liberty Finance's automobile insurance management system. Liberty Finance is a financial services and property investment firm. The new system will make it simple for managers to store client-insured vehicl</w:t>
      </w:r>
      <w:r>
        <w:rPr>
          <w:rFonts w:ascii="Calibri" w:eastAsia="Calibri" w:hAnsi="Calibri" w:cs="Calibri"/>
          <w:sz w:val="22"/>
          <w:szCs w:val="22"/>
        </w:rPr>
        <w:t>es. The technology will assist the company in being more successful, efficient, and data retrievable. The scope, aims, and goal of the new system are described in this document. This document also includes use cases, user stories, ERDs, System sequence dia</w:t>
      </w:r>
      <w:r>
        <w:rPr>
          <w:rFonts w:ascii="Calibri" w:eastAsia="Calibri" w:hAnsi="Calibri" w:cs="Calibri"/>
          <w:sz w:val="22"/>
          <w:szCs w:val="22"/>
        </w:rPr>
        <w:t xml:space="preserve">grams, and DFD diagrams to model the functional requirements for the </w:t>
      </w:r>
      <w:proofErr w:type="spellStart"/>
      <w:r>
        <w:rPr>
          <w:rFonts w:ascii="Calibri" w:eastAsia="Calibri" w:hAnsi="Calibri" w:cs="Calibri"/>
          <w:sz w:val="22"/>
          <w:szCs w:val="22"/>
        </w:rPr>
        <w:t>system.</w:t>
      </w:r>
      <w:r>
        <w:rPr>
          <w:rFonts w:ascii="Calibri" w:eastAsia="Calibri" w:hAnsi="Calibri" w:cs="Calibri"/>
          <w:color w:val="FFFFFF"/>
          <w:highlight w:val="white"/>
        </w:rPr>
        <w:t>aph</w:t>
      </w:r>
      <w:proofErr w:type="spellEnd"/>
      <w:sdt>
        <w:sdtPr>
          <w:tag w:val="goog_rdk_4"/>
          <w:id w:val="835956488"/>
        </w:sdtPr>
        <w:sdtEndPr/>
        <w:sdtContent>
          <w:del w:id="7" w:author="Tenti Morobe" w:date="2022-05-29T19:20:00Z">
            <w:r>
              <w:rPr>
                <w:rFonts w:ascii="Calibri" w:eastAsia="Calibri" w:hAnsi="Calibri" w:cs="Calibri"/>
                <w:color w:val="FFFFFF"/>
                <w:highlight w:val="white"/>
              </w:rPr>
              <w:delText>s.</w:delText>
            </w:r>
          </w:del>
        </w:sdtContent>
      </w:sdt>
    </w:p>
    <w:p w14:paraId="6976B1E4" w14:textId="77777777" w:rsidR="00910132" w:rsidRDefault="00E13623">
      <w:pPr>
        <w:pStyle w:val="Heading2"/>
        <w:numPr>
          <w:ilvl w:val="1"/>
          <w:numId w:val="2"/>
        </w:numPr>
        <w:ind w:left="1" w:hanging="3"/>
        <w:rPr>
          <w:rFonts w:ascii="Calibri" w:eastAsia="Calibri" w:hAnsi="Calibri" w:cs="Calibri"/>
        </w:rPr>
      </w:pPr>
      <w:r>
        <w:rPr>
          <w:rFonts w:ascii="Calibri" w:eastAsia="Calibri" w:hAnsi="Calibri" w:cs="Calibri"/>
        </w:rPr>
        <w:t>Project Scope and Product Features</w:t>
      </w:r>
    </w:p>
    <w:p w14:paraId="09935AE3" w14:textId="77777777" w:rsidR="00910132" w:rsidRDefault="00910132">
      <w:pPr>
        <w:ind w:left="0" w:hanging="2"/>
        <w:rPr>
          <w:rFonts w:ascii="Calibri" w:eastAsia="Calibri" w:hAnsi="Calibri" w:cs="Calibri"/>
        </w:rPr>
      </w:pPr>
    </w:p>
    <w:p w14:paraId="75126EE2" w14:textId="77777777" w:rsidR="00910132" w:rsidRDefault="00E13623">
      <w:pPr>
        <w:tabs>
          <w:tab w:val="left" w:pos="900"/>
        </w:tabs>
        <w:ind w:left="0" w:hanging="2"/>
        <w:jc w:val="both"/>
        <w:rPr>
          <w:rFonts w:ascii="Calibri" w:eastAsia="Calibri" w:hAnsi="Calibri" w:cs="Calibri"/>
          <w:sz w:val="22"/>
          <w:szCs w:val="22"/>
        </w:rPr>
      </w:pPr>
      <w:r>
        <w:rPr>
          <w:rFonts w:ascii="Calibri" w:eastAsia="Calibri" w:hAnsi="Calibri" w:cs="Calibri"/>
          <w:sz w:val="22"/>
          <w:szCs w:val="22"/>
        </w:rPr>
        <w:t>The vehicle insurance management System will provide multiple online management functionality that handle data and information pertainin</w:t>
      </w:r>
      <w:r>
        <w:rPr>
          <w:rFonts w:ascii="Calibri" w:eastAsia="Calibri" w:hAnsi="Calibri" w:cs="Calibri"/>
          <w:sz w:val="22"/>
          <w:szCs w:val="22"/>
        </w:rPr>
        <w:t>g to vehicle insurance. The system will only have one main part, the web-based application management system.</w:t>
      </w:r>
    </w:p>
    <w:p w14:paraId="5F34CBAF" w14:textId="77777777" w:rsidR="00910132" w:rsidRDefault="00910132">
      <w:pPr>
        <w:tabs>
          <w:tab w:val="left" w:pos="900"/>
        </w:tabs>
        <w:ind w:left="0" w:hanging="2"/>
        <w:jc w:val="both"/>
        <w:rPr>
          <w:rFonts w:ascii="Calibri" w:eastAsia="Calibri" w:hAnsi="Calibri" w:cs="Calibri"/>
          <w:sz w:val="22"/>
          <w:szCs w:val="22"/>
        </w:rPr>
      </w:pPr>
    </w:p>
    <w:p w14:paraId="0776F4E2" w14:textId="77777777" w:rsidR="00910132" w:rsidRDefault="00E13623">
      <w:pPr>
        <w:tabs>
          <w:tab w:val="left" w:pos="900"/>
        </w:tabs>
        <w:ind w:left="0" w:hanging="2"/>
        <w:jc w:val="both"/>
        <w:rPr>
          <w:rFonts w:ascii="Calibri" w:eastAsia="Calibri" w:hAnsi="Calibri" w:cs="Calibri"/>
          <w:sz w:val="22"/>
          <w:szCs w:val="22"/>
        </w:rPr>
      </w:pPr>
      <w:r>
        <w:rPr>
          <w:rFonts w:ascii="Calibri" w:eastAsia="Calibri" w:hAnsi="Calibri" w:cs="Calibri"/>
          <w:sz w:val="22"/>
          <w:szCs w:val="22"/>
        </w:rPr>
        <w:t>Product Features:</w:t>
      </w:r>
    </w:p>
    <w:p w14:paraId="799D42B0" w14:textId="77777777" w:rsidR="00910132" w:rsidRDefault="00E13623">
      <w:pPr>
        <w:tabs>
          <w:tab w:val="left" w:pos="900"/>
        </w:tabs>
        <w:ind w:left="0" w:hanging="2"/>
        <w:jc w:val="both"/>
        <w:rPr>
          <w:rFonts w:ascii="Calibri" w:eastAsia="Calibri" w:hAnsi="Calibri" w:cs="Calibri"/>
          <w:sz w:val="22"/>
          <w:szCs w:val="22"/>
        </w:rPr>
      </w:pPr>
      <w:r>
        <w:rPr>
          <w:rFonts w:ascii="Calibri" w:eastAsia="Calibri" w:hAnsi="Calibri" w:cs="Calibri"/>
          <w:sz w:val="22"/>
          <w:szCs w:val="22"/>
        </w:rPr>
        <w:t>The System will make use of the internet because it is web based and constantly need to be online to operate efficiently. All t</w:t>
      </w:r>
      <w:r>
        <w:rPr>
          <w:rFonts w:ascii="Calibri" w:eastAsia="Calibri" w:hAnsi="Calibri" w:cs="Calibri"/>
          <w:sz w:val="22"/>
          <w:szCs w:val="22"/>
        </w:rPr>
        <w:t xml:space="preserve">he information saved will be stored on the SQL database which is located on the Microsoft azure. The system does not allow for offline functionality. </w:t>
      </w:r>
    </w:p>
    <w:p w14:paraId="211449CF" w14:textId="77777777" w:rsidR="00910132" w:rsidRDefault="00910132">
      <w:pPr>
        <w:tabs>
          <w:tab w:val="left" w:pos="900"/>
        </w:tabs>
        <w:ind w:left="0" w:hanging="2"/>
        <w:jc w:val="both"/>
        <w:rPr>
          <w:rFonts w:ascii="Calibri" w:eastAsia="Calibri" w:hAnsi="Calibri" w:cs="Calibri"/>
          <w:sz w:val="22"/>
          <w:szCs w:val="22"/>
        </w:rPr>
      </w:pPr>
    </w:p>
    <w:p w14:paraId="22604505" w14:textId="77777777" w:rsidR="00910132" w:rsidRDefault="00E13623">
      <w:pPr>
        <w:tabs>
          <w:tab w:val="left" w:pos="900"/>
        </w:tabs>
        <w:ind w:left="0" w:hanging="2"/>
        <w:jc w:val="both"/>
        <w:rPr>
          <w:rFonts w:ascii="Calibri" w:eastAsia="Calibri" w:hAnsi="Calibri" w:cs="Calibri"/>
          <w:sz w:val="22"/>
          <w:szCs w:val="22"/>
        </w:rPr>
      </w:pPr>
      <w:r>
        <w:rPr>
          <w:rFonts w:ascii="Calibri" w:eastAsia="Calibri" w:hAnsi="Calibri" w:cs="Calibri"/>
          <w:sz w:val="22"/>
          <w:szCs w:val="22"/>
        </w:rPr>
        <w:t>The product features for the different parts of the system are as follows:</w:t>
      </w:r>
    </w:p>
    <w:p w14:paraId="62449AD8" w14:textId="77777777" w:rsidR="00910132" w:rsidRDefault="00E13623">
      <w:pPr>
        <w:numPr>
          <w:ilvl w:val="0"/>
          <w:numId w:val="3"/>
        </w:numPr>
        <w:pBdr>
          <w:top w:val="nil"/>
          <w:left w:val="nil"/>
          <w:bottom w:val="nil"/>
          <w:right w:val="nil"/>
          <w:between w:val="nil"/>
        </w:pBdr>
        <w:spacing w:before="240"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Secure Login and Logout</w:t>
      </w:r>
    </w:p>
    <w:p w14:paraId="7CF53BFD" w14:textId="77777777" w:rsidR="00910132" w:rsidRDefault="00E13623">
      <w:pPr>
        <w:numPr>
          <w:ilvl w:val="0"/>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Dashb</w:t>
      </w:r>
      <w:r>
        <w:rPr>
          <w:rFonts w:ascii="Calibri" w:eastAsia="Calibri" w:hAnsi="Calibri" w:cs="Calibri"/>
          <w:b/>
          <w:color w:val="000000"/>
          <w:sz w:val="22"/>
          <w:szCs w:val="22"/>
        </w:rPr>
        <w:t>oard</w:t>
      </w:r>
    </w:p>
    <w:p w14:paraId="670B4BD9"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Display the summary of lists.</w:t>
      </w:r>
    </w:p>
    <w:p w14:paraId="3769B640" w14:textId="77777777" w:rsidR="00910132" w:rsidRDefault="00E13623">
      <w:pPr>
        <w:numPr>
          <w:ilvl w:val="0"/>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Categories Management</w:t>
      </w:r>
    </w:p>
    <w:p w14:paraId="6D8176BC"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Add New Category</w:t>
      </w:r>
    </w:p>
    <w:p w14:paraId="1AB50110"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List All Categories</w:t>
      </w:r>
    </w:p>
    <w:p w14:paraId="2CF6728B"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View Category</w:t>
      </w:r>
    </w:p>
    <w:p w14:paraId="05950D06"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Update Category</w:t>
      </w:r>
    </w:p>
    <w:p w14:paraId="42216071"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Delete Category</w:t>
      </w:r>
    </w:p>
    <w:p w14:paraId="157DB0E9" w14:textId="77777777" w:rsidR="00910132" w:rsidRDefault="00E13623">
      <w:pPr>
        <w:numPr>
          <w:ilvl w:val="0"/>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Insurance Policy Management</w:t>
      </w:r>
    </w:p>
    <w:p w14:paraId="11F896AA"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Add New Insurance Policy</w:t>
      </w:r>
    </w:p>
    <w:p w14:paraId="08B8BE32"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List All Insurance Policies</w:t>
      </w:r>
    </w:p>
    <w:p w14:paraId="32652DC0"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View Insurance Policy Details</w:t>
      </w:r>
    </w:p>
    <w:p w14:paraId="6E98F152"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Update Insurance Policy Details</w:t>
      </w:r>
    </w:p>
    <w:p w14:paraId="7C6EB712"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Delete Insurance Policy Details</w:t>
      </w:r>
    </w:p>
    <w:p w14:paraId="3E72171D" w14:textId="77777777" w:rsidR="00910132" w:rsidRDefault="00E13623">
      <w:pPr>
        <w:numPr>
          <w:ilvl w:val="0"/>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Client Management</w:t>
      </w:r>
    </w:p>
    <w:p w14:paraId="39ED8AD4"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Add New Client</w:t>
      </w:r>
    </w:p>
    <w:p w14:paraId="68F3B1F1"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List All Clients</w:t>
      </w:r>
    </w:p>
    <w:p w14:paraId="67FE5CF7"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Update Client Details</w:t>
      </w:r>
    </w:p>
    <w:p w14:paraId="24415795"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View Client Details</w:t>
      </w:r>
    </w:p>
    <w:p w14:paraId="79C9BF86"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List all Client's Insured Vehicles</w:t>
      </w:r>
    </w:p>
    <w:p w14:paraId="4BC5740F"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lastRenderedPageBreak/>
        <w:t>Delete Client Details</w:t>
      </w:r>
    </w:p>
    <w:p w14:paraId="7102515E" w14:textId="77777777" w:rsidR="00910132" w:rsidRDefault="00E13623">
      <w:pPr>
        <w:numPr>
          <w:ilvl w:val="0"/>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Vehicle Insurance Management</w:t>
      </w:r>
    </w:p>
    <w:p w14:paraId="00F86EE6"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Add New Insurance</w:t>
      </w:r>
    </w:p>
    <w:p w14:paraId="55C328D2"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List All Insurances</w:t>
      </w:r>
    </w:p>
    <w:p w14:paraId="3B01F421"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Update Insurance Details</w:t>
      </w:r>
    </w:p>
    <w:p w14:paraId="54FF743F"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View Insurance Details</w:t>
      </w:r>
    </w:p>
    <w:p w14:paraId="671B820E"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Print Insurance Details</w:t>
      </w:r>
    </w:p>
    <w:p w14:paraId="255945E1"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Delete Insurance Details</w:t>
      </w:r>
    </w:p>
    <w:p w14:paraId="6CDA86B4" w14:textId="77777777" w:rsidR="00910132" w:rsidRDefault="00E13623">
      <w:pPr>
        <w:numPr>
          <w:ilvl w:val="0"/>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Generate Reports</w:t>
      </w:r>
    </w:p>
    <w:p w14:paraId="166E898D" w14:textId="77777777" w:rsidR="00910132" w:rsidRDefault="00E13623">
      <w:pPr>
        <w:numPr>
          <w:ilvl w:val="1"/>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color w:val="000000"/>
          <w:sz w:val="22"/>
          <w:szCs w:val="22"/>
        </w:rPr>
        <w:t>Printable Date-wise Transaction Report</w:t>
      </w:r>
    </w:p>
    <w:p w14:paraId="299F97E7" w14:textId="77777777" w:rsidR="00910132" w:rsidRDefault="00E13623">
      <w:pPr>
        <w:numPr>
          <w:ilvl w:val="0"/>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Manage User Li</w:t>
      </w:r>
      <w:r>
        <w:rPr>
          <w:rFonts w:ascii="Calibri" w:eastAsia="Calibri" w:hAnsi="Calibri" w:cs="Calibri"/>
          <w:b/>
          <w:color w:val="000000"/>
          <w:sz w:val="22"/>
          <w:szCs w:val="22"/>
        </w:rPr>
        <w:t>st (CRUD)</w:t>
      </w:r>
    </w:p>
    <w:p w14:paraId="6A933CCD" w14:textId="77777777" w:rsidR="00910132" w:rsidRDefault="00E13623">
      <w:pPr>
        <w:numPr>
          <w:ilvl w:val="0"/>
          <w:numId w:val="3"/>
        </w:numPr>
        <w:pBdr>
          <w:top w:val="nil"/>
          <w:left w:val="nil"/>
          <w:bottom w:val="nil"/>
          <w:right w:val="nil"/>
          <w:between w:val="nil"/>
        </w:pBdr>
        <w:spacing w:line="240" w:lineRule="auto"/>
        <w:ind w:left="0" w:hanging="2"/>
        <w:rPr>
          <w:rFonts w:ascii="Calibri" w:eastAsia="Calibri" w:hAnsi="Calibri" w:cs="Calibri"/>
          <w:color w:val="000000"/>
          <w:sz w:val="22"/>
          <w:szCs w:val="22"/>
        </w:rPr>
      </w:pPr>
      <w:r>
        <w:rPr>
          <w:rFonts w:ascii="Calibri" w:eastAsia="Calibri" w:hAnsi="Calibri" w:cs="Calibri"/>
          <w:b/>
          <w:color w:val="000000"/>
          <w:sz w:val="22"/>
          <w:szCs w:val="22"/>
        </w:rPr>
        <w:t>Manage Account Details/Credentials</w:t>
      </w:r>
    </w:p>
    <w:p w14:paraId="2D90740B" w14:textId="77777777" w:rsidR="00910132" w:rsidRDefault="00E13623">
      <w:pPr>
        <w:numPr>
          <w:ilvl w:val="0"/>
          <w:numId w:val="3"/>
        </w:numPr>
        <w:pBdr>
          <w:top w:val="nil"/>
          <w:left w:val="nil"/>
          <w:bottom w:val="nil"/>
          <w:right w:val="nil"/>
          <w:between w:val="nil"/>
        </w:pBdr>
        <w:spacing w:after="240" w:line="240" w:lineRule="auto"/>
        <w:ind w:left="0" w:hanging="2"/>
        <w:rPr>
          <w:rFonts w:ascii="Calibri" w:eastAsia="Calibri" w:hAnsi="Calibri" w:cs="Calibri"/>
          <w:color w:val="000000"/>
          <w:sz w:val="22"/>
          <w:szCs w:val="22"/>
        </w:rPr>
      </w:pPr>
      <w:bookmarkStart w:id="8" w:name="_heading=h.3znysh7" w:colFirst="0" w:colLast="0"/>
      <w:bookmarkEnd w:id="8"/>
      <w:r>
        <w:rPr>
          <w:rFonts w:ascii="Calibri" w:eastAsia="Calibri" w:hAnsi="Calibri" w:cs="Calibri"/>
          <w:b/>
          <w:color w:val="000000"/>
          <w:sz w:val="22"/>
          <w:szCs w:val="22"/>
        </w:rPr>
        <w:t>Manage System Information</w:t>
      </w:r>
    </w:p>
    <w:p w14:paraId="19C08F3C" w14:textId="77777777" w:rsidR="00910132" w:rsidRDefault="00E13623">
      <w:pPr>
        <w:pStyle w:val="Heading2"/>
        <w:numPr>
          <w:ilvl w:val="1"/>
          <w:numId w:val="2"/>
        </w:numPr>
        <w:ind w:left="1" w:hanging="3"/>
        <w:rPr>
          <w:rFonts w:ascii="Calibri" w:eastAsia="Calibri" w:hAnsi="Calibri" w:cs="Calibri"/>
          <w:sz w:val="20"/>
          <w:szCs w:val="20"/>
        </w:rPr>
      </w:pPr>
      <w:r>
        <w:rPr>
          <w:rFonts w:ascii="Calibri" w:eastAsia="Calibri" w:hAnsi="Calibri" w:cs="Calibri"/>
        </w:rPr>
        <w:t xml:space="preserve">Out of Scope </w:t>
      </w:r>
    </w:p>
    <w:p w14:paraId="0B439DFB" w14:textId="77777777" w:rsidR="00910132" w:rsidRDefault="00910132">
      <w:pPr>
        <w:ind w:left="0" w:hanging="2"/>
        <w:rPr>
          <w:rFonts w:ascii="Calibri" w:eastAsia="Calibri" w:hAnsi="Calibri" w:cs="Calibri"/>
          <w:color w:val="C0C0C0"/>
          <w:sz w:val="20"/>
          <w:szCs w:val="20"/>
        </w:rPr>
      </w:pPr>
    </w:p>
    <w:p w14:paraId="3C106DF7" w14:textId="77777777" w:rsidR="00910132" w:rsidRDefault="00E13623">
      <w:pPr>
        <w:numPr>
          <w:ilvl w:val="0"/>
          <w:numId w:val="6"/>
        </w:numPr>
        <w:ind w:left="0" w:hanging="2"/>
        <w:rPr>
          <w:rFonts w:ascii="Calibri" w:eastAsia="Calibri" w:hAnsi="Calibri" w:cs="Calibri"/>
          <w:sz w:val="22"/>
          <w:szCs w:val="22"/>
        </w:rPr>
      </w:pPr>
      <w:r>
        <w:rPr>
          <w:rFonts w:ascii="Calibri" w:eastAsia="Calibri" w:hAnsi="Calibri" w:cs="Calibri"/>
          <w:sz w:val="22"/>
          <w:szCs w:val="22"/>
        </w:rPr>
        <w:t>The cloud service provider will not change</w:t>
      </w:r>
    </w:p>
    <w:p w14:paraId="5D577705" w14:textId="77777777" w:rsidR="00910132" w:rsidRDefault="00E13623">
      <w:pPr>
        <w:numPr>
          <w:ilvl w:val="0"/>
          <w:numId w:val="6"/>
        </w:numPr>
        <w:ind w:left="0" w:hanging="2"/>
        <w:rPr>
          <w:rFonts w:ascii="Calibri" w:eastAsia="Calibri" w:hAnsi="Calibri" w:cs="Calibri"/>
          <w:sz w:val="22"/>
          <w:szCs w:val="22"/>
        </w:rPr>
      </w:pPr>
      <w:r>
        <w:rPr>
          <w:rFonts w:ascii="Calibri" w:eastAsia="Calibri" w:hAnsi="Calibri" w:cs="Calibri"/>
          <w:sz w:val="22"/>
          <w:szCs w:val="22"/>
        </w:rPr>
        <w:t>The cloud services and web address will not change</w:t>
      </w:r>
    </w:p>
    <w:p w14:paraId="7F7DCFEE" w14:textId="77777777" w:rsidR="00910132" w:rsidRDefault="00E13623">
      <w:pPr>
        <w:numPr>
          <w:ilvl w:val="0"/>
          <w:numId w:val="6"/>
        </w:numPr>
        <w:ind w:left="0" w:hanging="2"/>
        <w:rPr>
          <w:rFonts w:ascii="Calibri" w:eastAsia="Calibri" w:hAnsi="Calibri" w:cs="Calibri"/>
          <w:sz w:val="22"/>
          <w:szCs w:val="22"/>
        </w:rPr>
      </w:pPr>
      <w:r>
        <w:rPr>
          <w:rFonts w:ascii="Calibri" w:eastAsia="Calibri" w:hAnsi="Calibri" w:cs="Calibri"/>
          <w:sz w:val="22"/>
          <w:szCs w:val="22"/>
        </w:rPr>
        <w:t>The IT infrastructure will not change</w:t>
      </w:r>
    </w:p>
    <w:p w14:paraId="189EEADA" w14:textId="77777777" w:rsidR="00910132" w:rsidRDefault="00E13623">
      <w:pPr>
        <w:numPr>
          <w:ilvl w:val="0"/>
          <w:numId w:val="6"/>
        </w:numPr>
        <w:ind w:left="0" w:hanging="2"/>
        <w:rPr>
          <w:rFonts w:ascii="Calibri" w:eastAsia="Calibri" w:hAnsi="Calibri" w:cs="Calibri"/>
          <w:sz w:val="22"/>
          <w:szCs w:val="22"/>
        </w:rPr>
      </w:pPr>
      <w:r>
        <w:rPr>
          <w:rFonts w:ascii="Calibri" w:eastAsia="Calibri" w:hAnsi="Calibri" w:cs="Calibri"/>
          <w:sz w:val="22"/>
          <w:szCs w:val="22"/>
        </w:rPr>
        <w:t>The project will affect web-based platforms only; all other platforms are out of scope</w:t>
      </w:r>
    </w:p>
    <w:p w14:paraId="23A47DBF" w14:textId="77777777" w:rsidR="00910132" w:rsidRDefault="00910132">
      <w:pPr>
        <w:ind w:left="0" w:hanging="2"/>
        <w:rPr>
          <w:rFonts w:ascii="Calibri" w:eastAsia="Calibri" w:hAnsi="Calibri" w:cs="Calibri"/>
          <w:sz w:val="22"/>
          <w:szCs w:val="22"/>
        </w:rPr>
      </w:pPr>
    </w:p>
    <w:p w14:paraId="7878C5FA" w14:textId="77777777" w:rsidR="00910132" w:rsidRDefault="00910132">
      <w:pPr>
        <w:ind w:left="0" w:hanging="2"/>
        <w:rPr>
          <w:rFonts w:ascii="Calibri" w:eastAsia="Calibri" w:hAnsi="Calibri" w:cs="Calibri"/>
        </w:rPr>
      </w:pPr>
      <w:bookmarkStart w:id="9" w:name="_heading=h.2et92p0" w:colFirst="0" w:colLast="0"/>
      <w:bookmarkEnd w:id="9"/>
    </w:p>
    <w:p w14:paraId="4C4FED7F" w14:textId="77777777" w:rsidR="00910132" w:rsidRDefault="00E13623">
      <w:pPr>
        <w:pStyle w:val="Heading2"/>
        <w:numPr>
          <w:ilvl w:val="1"/>
          <w:numId w:val="2"/>
        </w:numPr>
        <w:ind w:left="1" w:hanging="3"/>
        <w:rPr>
          <w:rFonts w:ascii="Calibri" w:eastAsia="Calibri" w:hAnsi="Calibri" w:cs="Calibri"/>
          <w:sz w:val="20"/>
          <w:szCs w:val="20"/>
        </w:rPr>
      </w:pPr>
      <w:r>
        <w:rPr>
          <w:rFonts w:ascii="Calibri" w:eastAsia="Calibri" w:hAnsi="Calibri" w:cs="Calibri"/>
        </w:rPr>
        <w:t xml:space="preserve">Project Acronyms, Abbreviations and Terms </w:t>
      </w:r>
    </w:p>
    <w:p w14:paraId="31570DB6" w14:textId="77777777" w:rsidR="00910132" w:rsidRDefault="00910132">
      <w:pPr>
        <w:ind w:left="0" w:hanging="2"/>
        <w:rPr>
          <w:rFonts w:ascii="Calibri" w:eastAsia="Calibri" w:hAnsi="Calibri" w:cs="Calibri"/>
          <w:color w:val="C0C0C0"/>
          <w:sz w:val="20"/>
          <w:szCs w:val="20"/>
        </w:rPr>
      </w:pPr>
    </w:p>
    <w:tbl>
      <w:tblPr>
        <w:tblStyle w:val="a0"/>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6300"/>
      </w:tblGrid>
      <w:tr w:rsidR="00910132" w14:paraId="0D87C541" w14:textId="77777777">
        <w:trPr>
          <w:tblHeader/>
        </w:trPr>
        <w:tc>
          <w:tcPr>
            <w:tcW w:w="2520" w:type="dxa"/>
            <w:shd w:val="clear" w:color="auto" w:fill="9CC2E5"/>
          </w:tcPr>
          <w:p w14:paraId="73B5BA28" w14:textId="77777777" w:rsidR="00910132" w:rsidRDefault="00E13623">
            <w:pPr>
              <w:ind w:left="0" w:hanging="2"/>
              <w:jc w:val="center"/>
              <w:rPr>
                <w:rFonts w:ascii="Calibri" w:eastAsia="Calibri" w:hAnsi="Calibri" w:cs="Calibri"/>
                <w:sz w:val="22"/>
                <w:szCs w:val="22"/>
              </w:rPr>
            </w:pPr>
            <w:r>
              <w:rPr>
                <w:rFonts w:ascii="Calibri" w:eastAsia="Calibri" w:hAnsi="Calibri" w:cs="Calibri"/>
                <w:b/>
                <w:sz w:val="22"/>
                <w:szCs w:val="22"/>
              </w:rPr>
              <w:t>Term</w:t>
            </w:r>
          </w:p>
        </w:tc>
        <w:tc>
          <w:tcPr>
            <w:tcW w:w="6300" w:type="dxa"/>
            <w:shd w:val="clear" w:color="auto" w:fill="9CC2E5"/>
          </w:tcPr>
          <w:p w14:paraId="1DB395D5" w14:textId="77777777" w:rsidR="00910132" w:rsidRDefault="00E13623">
            <w:pPr>
              <w:ind w:left="0" w:hanging="2"/>
              <w:jc w:val="center"/>
              <w:rPr>
                <w:rFonts w:ascii="Calibri" w:eastAsia="Calibri" w:hAnsi="Calibri" w:cs="Calibri"/>
                <w:sz w:val="22"/>
                <w:szCs w:val="22"/>
              </w:rPr>
            </w:pPr>
            <w:r>
              <w:rPr>
                <w:rFonts w:ascii="Calibri" w:eastAsia="Calibri" w:hAnsi="Calibri" w:cs="Calibri"/>
                <w:b/>
                <w:sz w:val="22"/>
                <w:szCs w:val="22"/>
              </w:rPr>
              <w:t>Description</w:t>
            </w:r>
          </w:p>
        </w:tc>
      </w:tr>
      <w:tr w:rsidR="00910132" w14:paraId="7AAEA179" w14:textId="77777777">
        <w:tc>
          <w:tcPr>
            <w:tcW w:w="2520" w:type="dxa"/>
          </w:tcPr>
          <w:p w14:paraId="2CA6FCE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ERD</w:t>
            </w:r>
          </w:p>
        </w:tc>
        <w:tc>
          <w:tcPr>
            <w:tcW w:w="6300" w:type="dxa"/>
          </w:tcPr>
          <w:p w14:paraId="1D41A6F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Entity relationship diagram</w:t>
            </w:r>
          </w:p>
        </w:tc>
      </w:tr>
      <w:tr w:rsidR="00910132" w14:paraId="18969FA0" w14:textId="77777777">
        <w:tc>
          <w:tcPr>
            <w:tcW w:w="2520" w:type="dxa"/>
          </w:tcPr>
          <w:p w14:paraId="1875A01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DFD</w:t>
            </w:r>
          </w:p>
        </w:tc>
        <w:tc>
          <w:tcPr>
            <w:tcW w:w="6300" w:type="dxa"/>
          </w:tcPr>
          <w:p w14:paraId="738A381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Data Flow Diagram</w:t>
            </w:r>
          </w:p>
        </w:tc>
      </w:tr>
      <w:tr w:rsidR="00910132" w14:paraId="41F937FD" w14:textId="77777777">
        <w:tc>
          <w:tcPr>
            <w:tcW w:w="2520" w:type="dxa"/>
          </w:tcPr>
          <w:p w14:paraId="65768BDF"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SSD</w:t>
            </w:r>
          </w:p>
        </w:tc>
        <w:tc>
          <w:tcPr>
            <w:tcW w:w="6300" w:type="dxa"/>
          </w:tcPr>
          <w:p w14:paraId="0FE0E68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System Sequence Diagram</w:t>
            </w:r>
          </w:p>
        </w:tc>
      </w:tr>
      <w:tr w:rsidR="00910132" w14:paraId="5AC66D85" w14:textId="77777777">
        <w:tc>
          <w:tcPr>
            <w:tcW w:w="2520" w:type="dxa"/>
          </w:tcPr>
          <w:p w14:paraId="10E5C86B"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UI</w:t>
            </w:r>
          </w:p>
        </w:tc>
        <w:tc>
          <w:tcPr>
            <w:tcW w:w="6300" w:type="dxa"/>
          </w:tcPr>
          <w:p w14:paraId="5A466CB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User Interface</w:t>
            </w:r>
          </w:p>
        </w:tc>
      </w:tr>
    </w:tbl>
    <w:p w14:paraId="09645F83" w14:textId="77777777" w:rsidR="00910132" w:rsidRDefault="00910132">
      <w:pPr>
        <w:ind w:left="0" w:hanging="2"/>
        <w:rPr>
          <w:rFonts w:ascii="Calibri" w:eastAsia="Calibri" w:hAnsi="Calibri" w:cs="Calibri"/>
          <w:sz w:val="20"/>
          <w:szCs w:val="20"/>
        </w:rPr>
      </w:pPr>
      <w:bookmarkStart w:id="10" w:name="_heading=h.tyjcwt" w:colFirst="0" w:colLast="0"/>
      <w:bookmarkEnd w:id="10"/>
    </w:p>
    <w:p w14:paraId="6AB0D00C" w14:textId="77777777" w:rsidR="00910132" w:rsidRDefault="00E13623">
      <w:pPr>
        <w:pStyle w:val="Heading2"/>
        <w:numPr>
          <w:ilvl w:val="1"/>
          <w:numId w:val="2"/>
        </w:numPr>
        <w:ind w:left="1" w:hanging="3"/>
        <w:rPr>
          <w:rFonts w:ascii="Calibri" w:eastAsia="Calibri" w:hAnsi="Calibri" w:cs="Calibri"/>
          <w:sz w:val="20"/>
          <w:szCs w:val="20"/>
        </w:rPr>
      </w:pPr>
      <w:r>
        <w:rPr>
          <w:rFonts w:ascii="Calibri" w:eastAsia="Calibri" w:hAnsi="Calibri" w:cs="Calibri"/>
        </w:rPr>
        <w:t xml:space="preserve">Stakeholders </w:t>
      </w:r>
    </w:p>
    <w:p w14:paraId="1C2A43B0" w14:textId="77777777" w:rsidR="00910132" w:rsidRDefault="00910132">
      <w:pPr>
        <w:ind w:left="0" w:hanging="2"/>
        <w:rPr>
          <w:rFonts w:ascii="Calibri" w:eastAsia="Calibri" w:hAnsi="Calibri" w:cs="Calibri"/>
          <w:sz w:val="20"/>
          <w:szCs w:val="20"/>
        </w:rPr>
      </w:pPr>
    </w:p>
    <w:tbl>
      <w:tblPr>
        <w:tblStyle w:val="a1"/>
        <w:tblW w:w="648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1800"/>
        <w:gridCol w:w="2160"/>
      </w:tblGrid>
      <w:tr w:rsidR="00910132" w14:paraId="6B9081C0" w14:textId="77777777">
        <w:trPr>
          <w:trHeight w:val="404"/>
          <w:tblHeader/>
        </w:trPr>
        <w:tc>
          <w:tcPr>
            <w:tcW w:w="2520" w:type="dxa"/>
            <w:shd w:val="clear" w:color="auto" w:fill="9CC2E5"/>
            <w:vAlign w:val="center"/>
          </w:tcPr>
          <w:p w14:paraId="1C737CEC" w14:textId="77777777" w:rsidR="00910132" w:rsidRDefault="00E13623">
            <w:pPr>
              <w:ind w:left="0" w:hanging="2"/>
              <w:jc w:val="center"/>
              <w:rPr>
                <w:rFonts w:ascii="Calibri" w:eastAsia="Calibri" w:hAnsi="Calibri" w:cs="Calibri"/>
                <w:sz w:val="22"/>
                <w:szCs w:val="22"/>
              </w:rPr>
            </w:pPr>
            <w:r>
              <w:rPr>
                <w:rFonts w:ascii="Calibri" w:eastAsia="Calibri" w:hAnsi="Calibri" w:cs="Calibri"/>
                <w:b/>
                <w:sz w:val="22"/>
                <w:szCs w:val="22"/>
              </w:rPr>
              <w:t>Name and Surname</w:t>
            </w:r>
          </w:p>
        </w:tc>
        <w:tc>
          <w:tcPr>
            <w:tcW w:w="1800" w:type="dxa"/>
            <w:shd w:val="clear" w:color="auto" w:fill="9CC2E5"/>
            <w:vAlign w:val="center"/>
          </w:tcPr>
          <w:p w14:paraId="158C363D" w14:textId="77777777" w:rsidR="00910132" w:rsidRDefault="00E13623">
            <w:pPr>
              <w:ind w:left="0" w:hanging="2"/>
              <w:jc w:val="center"/>
              <w:rPr>
                <w:rFonts w:ascii="Calibri" w:eastAsia="Calibri" w:hAnsi="Calibri" w:cs="Calibri"/>
                <w:sz w:val="22"/>
                <w:szCs w:val="22"/>
              </w:rPr>
            </w:pPr>
            <w:r>
              <w:rPr>
                <w:rFonts w:ascii="Calibri" w:eastAsia="Calibri" w:hAnsi="Calibri" w:cs="Calibri"/>
                <w:b/>
                <w:sz w:val="22"/>
                <w:szCs w:val="22"/>
              </w:rPr>
              <w:t>Responsibility</w:t>
            </w:r>
          </w:p>
        </w:tc>
        <w:tc>
          <w:tcPr>
            <w:tcW w:w="2160" w:type="dxa"/>
            <w:shd w:val="clear" w:color="auto" w:fill="9CC2E5"/>
            <w:vAlign w:val="center"/>
          </w:tcPr>
          <w:p w14:paraId="3F098718" w14:textId="77777777" w:rsidR="00910132" w:rsidRDefault="00E13623">
            <w:pPr>
              <w:ind w:left="0" w:hanging="2"/>
              <w:jc w:val="center"/>
              <w:rPr>
                <w:rFonts w:ascii="Calibri" w:eastAsia="Calibri" w:hAnsi="Calibri" w:cs="Calibri"/>
                <w:sz w:val="22"/>
                <w:szCs w:val="22"/>
              </w:rPr>
            </w:pPr>
            <w:r>
              <w:rPr>
                <w:rFonts w:ascii="Calibri" w:eastAsia="Calibri" w:hAnsi="Calibri" w:cs="Calibri"/>
                <w:b/>
                <w:sz w:val="22"/>
                <w:szCs w:val="22"/>
              </w:rPr>
              <w:t>Role</w:t>
            </w:r>
          </w:p>
        </w:tc>
      </w:tr>
      <w:tr w:rsidR="00910132" w14:paraId="44EB49E4" w14:textId="77777777">
        <w:tc>
          <w:tcPr>
            <w:tcW w:w="2520" w:type="dxa"/>
          </w:tcPr>
          <w:p w14:paraId="21CEA162"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 xml:space="preserve">Neo </w:t>
            </w:r>
            <w:proofErr w:type="spellStart"/>
            <w:r>
              <w:rPr>
                <w:rFonts w:ascii="Calibri" w:eastAsia="Calibri" w:hAnsi="Calibri" w:cs="Calibri"/>
                <w:sz w:val="22"/>
                <w:szCs w:val="22"/>
              </w:rPr>
              <w:t>Mponya</w:t>
            </w:r>
            <w:proofErr w:type="spellEnd"/>
          </w:p>
        </w:tc>
        <w:tc>
          <w:tcPr>
            <w:tcW w:w="1800" w:type="dxa"/>
          </w:tcPr>
          <w:p w14:paraId="0F11DF2E"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Project Owner</w:t>
            </w:r>
          </w:p>
        </w:tc>
        <w:tc>
          <w:tcPr>
            <w:tcW w:w="2160" w:type="dxa"/>
          </w:tcPr>
          <w:p w14:paraId="3BABB27D"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Facilitator</w:t>
            </w:r>
          </w:p>
        </w:tc>
      </w:tr>
      <w:tr w:rsidR="00910132" w14:paraId="400D2858" w14:textId="77777777">
        <w:tc>
          <w:tcPr>
            <w:tcW w:w="2520" w:type="dxa"/>
          </w:tcPr>
          <w:p w14:paraId="117E7990" w14:textId="77777777" w:rsidR="00910132" w:rsidRDefault="00E13623">
            <w:pPr>
              <w:ind w:left="0" w:hanging="2"/>
              <w:jc w:val="both"/>
              <w:rPr>
                <w:rFonts w:ascii="Calibri" w:eastAsia="Calibri" w:hAnsi="Calibri" w:cs="Calibri"/>
                <w:sz w:val="22"/>
                <w:szCs w:val="22"/>
              </w:rPr>
            </w:pPr>
            <w:proofErr w:type="spellStart"/>
            <w:r>
              <w:rPr>
                <w:rFonts w:ascii="Calibri" w:eastAsia="Calibri" w:hAnsi="Calibri" w:cs="Calibri"/>
                <w:sz w:val="22"/>
                <w:szCs w:val="22"/>
              </w:rPr>
              <w:t>Nomathamsanqa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Ntuli</w:t>
            </w:r>
            <w:proofErr w:type="spellEnd"/>
          </w:p>
        </w:tc>
        <w:tc>
          <w:tcPr>
            <w:tcW w:w="1800" w:type="dxa"/>
          </w:tcPr>
          <w:p w14:paraId="3C0A3299"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Project Sponsor</w:t>
            </w:r>
          </w:p>
        </w:tc>
        <w:tc>
          <w:tcPr>
            <w:tcW w:w="2160" w:type="dxa"/>
          </w:tcPr>
          <w:p w14:paraId="6E43F4A4" w14:textId="77777777" w:rsidR="00910132" w:rsidRDefault="00E13623">
            <w:pPr>
              <w:ind w:left="0" w:hanging="2"/>
              <w:jc w:val="both"/>
              <w:rPr>
                <w:rFonts w:ascii="Calibri" w:eastAsia="Calibri" w:hAnsi="Calibri" w:cs="Calibri"/>
                <w:sz w:val="22"/>
                <w:szCs w:val="22"/>
              </w:rPr>
            </w:pPr>
            <w:r>
              <w:rPr>
                <w:rFonts w:ascii="Calibri" w:eastAsia="Calibri" w:hAnsi="Calibri" w:cs="Calibri"/>
                <w:sz w:val="22"/>
                <w:szCs w:val="22"/>
              </w:rPr>
              <w:t>Consultant</w:t>
            </w:r>
          </w:p>
        </w:tc>
      </w:tr>
      <w:tr w:rsidR="00910132" w14:paraId="076F532C" w14:textId="77777777">
        <w:tc>
          <w:tcPr>
            <w:tcW w:w="2520" w:type="dxa"/>
          </w:tcPr>
          <w:p w14:paraId="53D1A00B" w14:textId="77777777" w:rsidR="00910132" w:rsidRDefault="00910132">
            <w:pPr>
              <w:ind w:left="0" w:hanging="2"/>
              <w:jc w:val="both"/>
              <w:rPr>
                <w:rFonts w:ascii="Calibri" w:eastAsia="Calibri" w:hAnsi="Calibri" w:cs="Calibri"/>
                <w:sz w:val="22"/>
                <w:szCs w:val="22"/>
              </w:rPr>
            </w:pPr>
          </w:p>
        </w:tc>
        <w:tc>
          <w:tcPr>
            <w:tcW w:w="1800" w:type="dxa"/>
          </w:tcPr>
          <w:p w14:paraId="2BF5AB4D" w14:textId="77777777" w:rsidR="00910132" w:rsidRDefault="00910132">
            <w:pPr>
              <w:ind w:left="0" w:hanging="2"/>
              <w:jc w:val="both"/>
              <w:rPr>
                <w:rFonts w:ascii="Calibri" w:eastAsia="Calibri" w:hAnsi="Calibri" w:cs="Calibri"/>
                <w:sz w:val="22"/>
                <w:szCs w:val="22"/>
              </w:rPr>
            </w:pPr>
          </w:p>
        </w:tc>
        <w:tc>
          <w:tcPr>
            <w:tcW w:w="2160" w:type="dxa"/>
          </w:tcPr>
          <w:p w14:paraId="0AB972A1" w14:textId="77777777" w:rsidR="00910132" w:rsidRDefault="00910132">
            <w:pPr>
              <w:ind w:left="0" w:hanging="2"/>
              <w:jc w:val="both"/>
              <w:rPr>
                <w:rFonts w:ascii="Calibri" w:eastAsia="Calibri" w:hAnsi="Calibri" w:cs="Calibri"/>
                <w:sz w:val="22"/>
                <w:szCs w:val="22"/>
              </w:rPr>
            </w:pPr>
          </w:p>
        </w:tc>
      </w:tr>
    </w:tbl>
    <w:p w14:paraId="54D679CD" w14:textId="77777777" w:rsidR="00910132" w:rsidRDefault="00910132">
      <w:pPr>
        <w:ind w:left="0" w:hanging="2"/>
        <w:rPr>
          <w:rFonts w:ascii="Calibri" w:eastAsia="Calibri" w:hAnsi="Calibri" w:cs="Calibri"/>
          <w:sz w:val="20"/>
          <w:szCs w:val="20"/>
        </w:rPr>
      </w:pPr>
    </w:p>
    <w:p w14:paraId="430B9DDD" w14:textId="77777777" w:rsidR="00910132" w:rsidRDefault="00910132">
      <w:pPr>
        <w:ind w:left="0" w:hanging="2"/>
        <w:rPr>
          <w:rFonts w:ascii="Calibri" w:eastAsia="Calibri" w:hAnsi="Calibri" w:cs="Calibri"/>
        </w:rPr>
      </w:pPr>
    </w:p>
    <w:p w14:paraId="2FB412CF" w14:textId="77777777" w:rsidR="00910132" w:rsidRDefault="00E13623">
      <w:pPr>
        <w:ind w:left="0" w:hanging="2"/>
        <w:rPr>
          <w:rFonts w:ascii="Calibri" w:eastAsia="Calibri" w:hAnsi="Calibri" w:cs="Calibri"/>
          <w:sz w:val="20"/>
          <w:szCs w:val="20"/>
        </w:rPr>
      </w:pPr>
      <w:bookmarkStart w:id="11" w:name="_heading=h.3dy6vkm" w:colFirst="0" w:colLast="0"/>
      <w:bookmarkEnd w:id="11"/>
      <w:r>
        <w:br w:type="page"/>
      </w:r>
    </w:p>
    <w:p w14:paraId="2A425BC7" w14:textId="77777777" w:rsidR="00910132" w:rsidRDefault="00E13623">
      <w:pPr>
        <w:keepNext/>
        <w:numPr>
          <w:ilvl w:val="0"/>
          <w:numId w:val="2"/>
        </w:numPr>
        <w:pBdr>
          <w:top w:val="nil"/>
          <w:left w:val="nil"/>
          <w:bottom w:val="single" w:sz="4" w:space="1" w:color="000000"/>
          <w:right w:val="nil"/>
          <w:between w:val="nil"/>
        </w:pBdr>
        <w:spacing w:before="240" w:after="60" w:line="240" w:lineRule="auto"/>
        <w:ind w:left="1" w:hanging="3"/>
        <w:rPr>
          <w:rFonts w:ascii="Calibri" w:eastAsia="Calibri" w:hAnsi="Calibri" w:cs="Calibri"/>
          <w:b/>
          <w:color w:val="000000"/>
          <w:sz w:val="32"/>
          <w:szCs w:val="32"/>
        </w:rPr>
      </w:pPr>
      <w:r>
        <w:rPr>
          <w:rFonts w:ascii="Calibri" w:eastAsia="Calibri" w:hAnsi="Calibri" w:cs="Calibri"/>
          <w:b/>
          <w:color w:val="000000"/>
          <w:sz w:val="32"/>
          <w:szCs w:val="32"/>
        </w:rPr>
        <w:lastRenderedPageBreak/>
        <w:t>Design Requirements</w:t>
      </w:r>
    </w:p>
    <w:p w14:paraId="4EC7AD32" w14:textId="77777777" w:rsidR="00910132" w:rsidRDefault="00910132">
      <w:pPr>
        <w:ind w:left="0" w:hanging="2"/>
        <w:rPr>
          <w:rFonts w:ascii="Calibri" w:eastAsia="Calibri" w:hAnsi="Calibri" w:cs="Calibri"/>
          <w:sz w:val="20"/>
          <w:szCs w:val="20"/>
        </w:rPr>
      </w:pPr>
      <w:bookmarkStart w:id="12" w:name="_heading=h.1t3h5sf" w:colFirst="0" w:colLast="0"/>
      <w:bookmarkEnd w:id="12"/>
    </w:p>
    <w:p w14:paraId="5D4C3114" w14:textId="77777777" w:rsidR="00910132" w:rsidRDefault="00910132">
      <w:pPr>
        <w:ind w:left="0" w:hanging="2"/>
        <w:rPr>
          <w:rFonts w:ascii="Calibri" w:eastAsia="Calibri" w:hAnsi="Calibri" w:cs="Calibri"/>
          <w:sz w:val="20"/>
          <w:szCs w:val="20"/>
        </w:rPr>
      </w:pPr>
    </w:p>
    <w:p w14:paraId="4F03A4E8" w14:textId="77777777" w:rsidR="00910132" w:rsidRDefault="00E13623">
      <w:pPr>
        <w:pStyle w:val="Heading2"/>
        <w:numPr>
          <w:ilvl w:val="1"/>
          <w:numId w:val="2"/>
        </w:numPr>
        <w:ind w:left="1" w:hanging="3"/>
        <w:rPr>
          <w:rFonts w:ascii="Calibri" w:eastAsia="Calibri" w:hAnsi="Calibri" w:cs="Calibri"/>
        </w:rPr>
      </w:pPr>
      <w:bookmarkStart w:id="13" w:name="_heading=h.4d34og8" w:colFirst="0" w:colLast="0"/>
      <w:bookmarkEnd w:id="13"/>
      <w:r>
        <w:rPr>
          <w:rFonts w:ascii="Calibri" w:eastAsia="Calibri" w:hAnsi="Calibri" w:cs="Calibri"/>
        </w:rPr>
        <w:t xml:space="preserve">User Classes and Characteristics </w:t>
      </w:r>
    </w:p>
    <w:p w14:paraId="59DA2D8C" w14:textId="77777777" w:rsidR="00910132" w:rsidRDefault="00910132">
      <w:pPr>
        <w:ind w:left="0" w:hanging="2"/>
        <w:rPr>
          <w:rFonts w:ascii="Calibri" w:eastAsia="Calibri" w:hAnsi="Calibri" w:cs="Calibri"/>
        </w:rPr>
      </w:pPr>
    </w:p>
    <w:tbl>
      <w:tblPr>
        <w:tblStyle w:val="a2"/>
        <w:tblW w:w="7718"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0"/>
        <w:gridCol w:w="1232"/>
        <w:gridCol w:w="4856"/>
      </w:tblGrid>
      <w:tr w:rsidR="00910132" w14:paraId="6CAE617F" w14:textId="77777777">
        <w:trPr>
          <w:tblHeader/>
        </w:trPr>
        <w:tc>
          <w:tcPr>
            <w:tcW w:w="1630" w:type="dxa"/>
            <w:shd w:val="clear" w:color="auto" w:fill="9CC2E5"/>
            <w:vAlign w:val="center"/>
          </w:tcPr>
          <w:p w14:paraId="221248D3" w14:textId="77777777" w:rsidR="00910132" w:rsidRDefault="00E13623">
            <w:pPr>
              <w:ind w:left="0" w:hanging="2"/>
              <w:jc w:val="center"/>
              <w:rPr>
                <w:rFonts w:ascii="Calibri" w:eastAsia="Calibri" w:hAnsi="Calibri" w:cs="Calibri"/>
                <w:sz w:val="22"/>
                <w:szCs w:val="22"/>
              </w:rPr>
            </w:pPr>
            <w:r>
              <w:rPr>
                <w:rFonts w:ascii="Calibri" w:eastAsia="Calibri" w:hAnsi="Calibri" w:cs="Calibri"/>
                <w:b/>
                <w:sz w:val="22"/>
                <w:szCs w:val="22"/>
              </w:rPr>
              <w:t>User Class Name</w:t>
            </w:r>
          </w:p>
        </w:tc>
        <w:tc>
          <w:tcPr>
            <w:tcW w:w="1232" w:type="dxa"/>
            <w:shd w:val="clear" w:color="auto" w:fill="9CC2E5"/>
            <w:vAlign w:val="center"/>
          </w:tcPr>
          <w:p w14:paraId="32808EE2" w14:textId="77777777" w:rsidR="00910132" w:rsidRDefault="00E13623">
            <w:pPr>
              <w:ind w:left="0" w:hanging="2"/>
              <w:jc w:val="center"/>
              <w:rPr>
                <w:rFonts w:ascii="Calibri" w:eastAsia="Calibri" w:hAnsi="Calibri" w:cs="Calibri"/>
                <w:sz w:val="22"/>
                <w:szCs w:val="22"/>
              </w:rPr>
            </w:pPr>
            <w:r>
              <w:rPr>
                <w:rFonts w:ascii="Calibri" w:eastAsia="Calibri" w:hAnsi="Calibri" w:cs="Calibri"/>
                <w:b/>
                <w:sz w:val="22"/>
                <w:szCs w:val="22"/>
              </w:rPr>
              <w:t>Critical (Y/N)</w:t>
            </w:r>
          </w:p>
        </w:tc>
        <w:tc>
          <w:tcPr>
            <w:tcW w:w="4856" w:type="dxa"/>
            <w:shd w:val="clear" w:color="auto" w:fill="9CC2E5"/>
            <w:vAlign w:val="center"/>
          </w:tcPr>
          <w:p w14:paraId="08F651D7" w14:textId="77777777" w:rsidR="00910132" w:rsidRDefault="00E13623">
            <w:pPr>
              <w:ind w:left="0" w:hanging="2"/>
              <w:jc w:val="center"/>
              <w:rPr>
                <w:rFonts w:ascii="Calibri" w:eastAsia="Calibri" w:hAnsi="Calibri" w:cs="Calibri"/>
                <w:sz w:val="22"/>
                <w:szCs w:val="22"/>
              </w:rPr>
            </w:pPr>
            <w:r>
              <w:rPr>
                <w:rFonts w:ascii="Calibri" w:eastAsia="Calibri" w:hAnsi="Calibri" w:cs="Calibri"/>
                <w:b/>
                <w:sz w:val="22"/>
                <w:szCs w:val="22"/>
              </w:rPr>
              <w:t>How They Use the System</w:t>
            </w:r>
          </w:p>
        </w:tc>
      </w:tr>
      <w:tr w:rsidR="00910132" w14:paraId="587BFA03" w14:textId="77777777">
        <w:trPr>
          <w:cantSplit/>
          <w:trHeight w:val="684"/>
        </w:trPr>
        <w:tc>
          <w:tcPr>
            <w:tcW w:w="1630" w:type="dxa"/>
            <w:vMerge w:val="restart"/>
          </w:tcPr>
          <w:p w14:paraId="78DF2E6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Employee</w:t>
            </w:r>
          </w:p>
        </w:tc>
        <w:tc>
          <w:tcPr>
            <w:tcW w:w="1232" w:type="dxa"/>
            <w:vMerge w:val="restart"/>
          </w:tcPr>
          <w:p w14:paraId="250453E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Y</w:t>
            </w:r>
          </w:p>
        </w:tc>
        <w:tc>
          <w:tcPr>
            <w:tcW w:w="4856" w:type="dxa"/>
          </w:tcPr>
          <w:p w14:paraId="3214869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view, delete, edit client information.</w:t>
            </w:r>
          </w:p>
        </w:tc>
      </w:tr>
      <w:tr w:rsidR="00910132" w14:paraId="20526707" w14:textId="77777777">
        <w:trPr>
          <w:cantSplit/>
          <w:trHeight w:val="683"/>
        </w:trPr>
        <w:tc>
          <w:tcPr>
            <w:tcW w:w="1630" w:type="dxa"/>
            <w:vMerge/>
          </w:tcPr>
          <w:p w14:paraId="273336E8"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72CE38BF"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6C63E8C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view, delete, edit insurances.</w:t>
            </w:r>
          </w:p>
          <w:p w14:paraId="4FE50735" w14:textId="77777777" w:rsidR="00910132" w:rsidRDefault="00910132">
            <w:pPr>
              <w:ind w:left="0" w:hanging="2"/>
              <w:rPr>
                <w:rFonts w:ascii="Calibri" w:eastAsia="Calibri" w:hAnsi="Calibri" w:cs="Calibri"/>
                <w:sz w:val="22"/>
                <w:szCs w:val="22"/>
              </w:rPr>
            </w:pPr>
          </w:p>
        </w:tc>
      </w:tr>
      <w:tr w:rsidR="00910132" w14:paraId="47665A14" w14:textId="77777777">
        <w:trPr>
          <w:cantSplit/>
          <w:trHeight w:val="721"/>
        </w:trPr>
        <w:tc>
          <w:tcPr>
            <w:tcW w:w="1630" w:type="dxa"/>
            <w:vMerge/>
          </w:tcPr>
          <w:p w14:paraId="14474B2A"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0E1B5903"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4A3277E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Use the system to view, delete, edit policies</w:t>
            </w:r>
          </w:p>
          <w:p w14:paraId="0D2E61B0" w14:textId="77777777" w:rsidR="00910132" w:rsidRDefault="00910132">
            <w:pPr>
              <w:ind w:left="0" w:hanging="2"/>
              <w:rPr>
                <w:rFonts w:ascii="Calibri" w:eastAsia="Calibri" w:hAnsi="Calibri" w:cs="Calibri"/>
                <w:sz w:val="22"/>
                <w:szCs w:val="22"/>
              </w:rPr>
            </w:pPr>
          </w:p>
        </w:tc>
      </w:tr>
      <w:tr w:rsidR="00910132" w14:paraId="27B5F612" w14:textId="77777777">
        <w:trPr>
          <w:cantSplit/>
          <w:trHeight w:val="383"/>
        </w:trPr>
        <w:tc>
          <w:tcPr>
            <w:tcW w:w="1630" w:type="dxa"/>
            <w:vMerge/>
          </w:tcPr>
          <w:p w14:paraId="3C9A937F"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11194E00"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12D207D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filter and print reports.</w:t>
            </w:r>
          </w:p>
          <w:p w14:paraId="1E8321D7" w14:textId="77777777" w:rsidR="00910132" w:rsidRDefault="00910132">
            <w:pPr>
              <w:ind w:left="0" w:hanging="2"/>
              <w:rPr>
                <w:rFonts w:ascii="Calibri" w:eastAsia="Calibri" w:hAnsi="Calibri" w:cs="Calibri"/>
                <w:sz w:val="22"/>
                <w:szCs w:val="22"/>
              </w:rPr>
            </w:pPr>
          </w:p>
        </w:tc>
      </w:tr>
      <w:tr w:rsidR="00910132" w14:paraId="09BEBE1C" w14:textId="77777777">
        <w:trPr>
          <w:cantSplit/>
          <w:trHeight w:val="591"/>
        </w:trPr>
        <w:tc>
          <w:tcPr>
            <w:tcW w:w="1630" w:type="dxa"/>
            <w:vMerge/>
          </w:tcPr>
          <w:p w14:paraId="0AADD687"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4A0B9F2E"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3AE6930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Use the system to view, delete, edit category information.</w:t>
            </w:r>
          </w:p>
          <w:p w14:paraId="3AA291C3" w14:textId="77777777" w:rsidR="00910132" w:rsidRDefault="00910132">
            <w:pPr>
              <w:ind w:left="0" w:hanging="2"/>
              <w:rPr>
                <w:rFonts w:ascii="Calibri" w:eastAsia="Calibri" w:hAnsi="Calibri" w:cs="Calibri"/>
                <w:sz w:val="22"/>
                <w:szCs w:val="22"/>
              </w:rPr>
            </w:pPr>
          </w:p>
        </w:tc>
      </w:tr>
      <w:tr w:rsidR="00910132" w14:paraId="65BC2300" w14:textId="77777777">
        <w:trPr>
          <w:cantSplit/>
          <w:trHeight w:val="646"/>
        </w:trPr>
        <w:tc>
          <w:tcPr>
            <w:tcW w:w="1630" w:type="dxa"/>
            <w:vMerge/>
          </w:tcPr>
          <w:p w14:paraId="758FEA98"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2D27D2CA"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6BCE55B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Manage Admin account</w:t>
            </w:r>
          </w:p>
        </w:tc>
      </w:tr>
      <w:tr w:rsidR="00910132" w14:paraId="67D1F952" w14:textId="77777777">
        <w:trPr>
          <w:cantSplit/>
          <w:trHeight w:val="410"/>
        </w:trPr>
        <w:tc>
          <w:tcPr>
            <w:tcW w:w="1630" w:type="dxa"/>
            <w:vMerge w:val="restart"/>
          </w:tcPr>
          <w:p w14:paraId="7D97B43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Administrator </w:t>
            </w:r>
          </w:p>
        </w:tc>
        <w:tc>
          <w:tcPr>
            <w:tcW w:w="1232" w:type="dxa"/>
            <w:vMerge w:val="restart"/>
          </w:tcPr>
          <w:p w14:paraId="3FE91CB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Y</w:t>
            </w:r>
          </w:p>
        </w:tc>
        <w:tc>
          <w:tcPr>
            <w:tcW w:w="4856" w:type="dxa"/>
          </w:tcPr>
          <w:p w14:paraId="6D003D3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create new clients</w:t>
            </w:r>
          </w:p>
          <w:p w14:paraId="3D39A73F" w14:textId="77777777" w:rsidR="00910132" w:rsidRDefault="00910132">
            <w:pPr>
              <w:ind w:left="0" w:hanging="2"/>
              <w:rPr>
                <w:rFonts w:ascii="Calibri" w:eastAsia="Calibri" w:hAnsi="Calibri" w:cs="Calibri"/>
                <w:sz w:val="22"/>
                <w:szCs w:val="22"/>
              </w:rPr>
            </w:pPr>
          </w:p>
        </w:tc>
      </w:tr>
      <w:tr w:rsidR="00910132" w14:paraId="1F070323" w14:textId="77777777">
        <w:trPr>
          <w:cantSplit/>
          <w:trHeight w:val="510"/>
        </w:trPr>
        <w:tc>
          <w:tcPr>
            <w:tcW w:w="1630" w:type="dxa"/>
            <w:vMerge/>
          </w:tcPr>
          <w:p w14:paraId="7D56AC08"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0112A8AB"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43DD620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view, delete, edit client information.</w:t>
            </w:r>
          </w:p>
        </w:tc>
      </w:tr>
      <w:tr w:rsidR="00910132" w14:paraId="078B4C3C" w14:textId="77777777">
        <w:trPr>
          <w:cantSplit/>
          <w:trHeight w:val="550"/>
        </w:trPr>
        <w:tc>
          <w:tcPr>
            <w:tcW w:w="1630" w:type="dxa"/>
            <w:vMerge/>
          </w:tcPr>
          <w:p w14:paraId="6B100B10"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61854B3D"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51A448B0" w14:textId="77777777" w:rsidR="00910132" w:rsidRDefault="00910132">
            <w:pPr>
              <w:ind w:left="0" w:hanging="2"/>
              <w:rPr>
                <w:rFonts w:ascii="Calibri" w:eastAsia="Calibri" w:hAnsi="Calibri" w:cs="Calibri"/>
                <w:sz w:val="22"/>
                <w:szCs w:val="22"/>
              </w:rPr>
            </w:pPr>
          </w:p>
          <w:p w14:paraId="2685668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add new insurances</w:t>
            </w:r>
          </w:p>
          <w:p w14:paraId="66B9F8D1" w14:textId="77777777" w:rsidR="00910132" w:rsidRDefault="00910132">
            <w:pPr>
              <w:ind w:left="0" w:hanging="2"/>
              <w:rPr>
                <w:rFonts w:ascii="Calibri" w:eastAsia="Calibri" w:hAnsi="Calibri" w:cs="Calibri"/>
                <w:sz w:val="22"/>
                <w:szCs w:val="22"/>
              </w:rPr>
            </w:pPr>
          </w:p>
        </w:tc>
      </w:tr>
      <w:tr w:rsidR="00910132" w14:paraId="676929E2" w14:textId="77777777">
        <w:trPr>
          <w:cantSplit/>
          <w:trHeight w:val="550"/>
        </w:trPr>
        <w:tc>
          <w:tcPr>
            <w:tcW w:w="1630" w:type="dxa"/>
            <w:vMerge/>
          </w:tcPr>
          <w:p w14:paraId="05F85944"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23853369"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48121557"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use the system to view, delete, edit insurances</w:t>
            </w:r>
          </w:p>
          <w:p w14:paraId="78C98E68" w14:textId="77777777" w:rsidR="00910132" w:rsidRDefault="00910132">
            <w:pPr>
              <w:ind w:left="0" w:hanging="2"/>
              <w:rPr>
                <w:rFonts w:ascii="Calibri" w:eastAsia="Calibri" w:hAnsi="Calibri" w:cs="Calibri"/>
                <w:sz w:val="22"/>
                <w:szCs w:val="22"/>
              </w:rPr>
            </w:pPr>
          </w:p>
        </w:tc>
      </w:tr>
      <w:tr w:rsidR="00910132" w14:paraId="52C0434A" w14:textId="77777777">
        <w:trPr>
          <w:cantSplit/>
          <w:trHeight w:val="400"/>
        </w:trPr>
        <w:tc>
          <w:tcPr>
            <w:tcW w:w="1630" w:type="dxa"/>
            <w:vMerge/>
          </w:tcPr>
          <w:p w14:paraId="4878B7EA"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5A346CAA"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28399BB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add new policies</w:t>
            </w:r>
          </w:p>
          <w:p w14:paraId="45185D4E" w14:textId="77777777" w:rsidR="00910132" w:rsidRDefault="00910132">
            <w:pPr>
              <w:ind w:left="0" w:hanging="2"/>
              <w:rPr>
                <w:rFonts w:ascii="Calibri" w:eastAsia="Calibri" w:hAnsi="Calibri" w:cs="Calibri"/>
                <w:sz w:val="22"/>
                <w:szCs w:val="22"/>
              </w:rPr>
            </w:pPr>
          </w:p>
        </w:tc>
      </w:tr>
      <w:tr w:rsidR="00910132" w14:paraId="37649980" w14:textId="77777777">
        <w:trPr>
          <w:cantSplit/>
          <w:trHeight w:val="590"/>
        </w:trPr>
        <w:tc>
          <w:tcPr>
            <w:tcW w:w="1630" w:type="dxa"/>
            <w:vMerge/>
          </w:tcPr>
          <w:p w14:paraId="34E25270"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69816362"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23CE987F"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use the system to view, delete, edit policies</w:t>
            </w:r>
          </w:p>
          <w:p w14:paraId="47BCF735" w14:textId="77777777" w:rsidR="00910132" w:rsidRDefault="00910132">
            <w:pPr>
              <w:ind w:left="0" w:hanging="2"/>
              <w:rPr>
                <w:rFonts w:ascii="Calibri" w:eastAsia="Calibri" w:hAnsi="Calibri" w:cs="Calibri"/>
                <w:sz w:val="22"/>
                <w:szCs w:val="22"/>
              </w:rPr>
            </w:pPr>
          </w:p>
        </w:tc>
      </w:tr>
      <w:tr w:rsidR="00910132" w14:paraId="73AB6A23" w14:textId="77777777">
        <w:trPr>
          <w:cantSplit/>
          <w:trHeight w:val="330"/>
        </w:trPr>
        <w:tc>
          <w:tcPr>
            <w:tcW w:w="1630" w:type="dxa"/>
            <w:vMerge/>
          </w:tcPr>
          <w:p w14:paraId="296196E6"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1FE6AF67"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6FE3BE9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filter and print reports</w:t>
            </w:r>
          </w:p>
          <w:p w14:paraId="0F1354DD" w14:textId="77777777" w:rsidR="00910132" w:rsidRDefault="00910132">
            <w:pPr>
              <w:ind w:left="0" w:hanging="2"/>
              <w:rPr>
                <w:rFonts w:ascii="Calibri" w:eastAsia="Calibri" w:hAnsi="Calibri" w:cs="Calibri"/>
                <w:sz w:val="22"/>
                <w:szCs w:val="22"/>
              </w:rPr>
            </w:pPr>
          </w:p>
        </w:tc>
      </w:tr>
      <w:tr w:rsidR="00910132" w14:paraId="06BF457E" w14:textId="77777777">
        <w:trPr>
          <w:cantSplit/>
          <w:trHeight w:val="350"/>
        </w:trPr>
        <w:tc>
          <w:tcPr>
            <w:tcW w:w="1630" w:type="dxa"/>
            <w:vMerge/>
          </w:tcPr>
          <w:p w14:paraId="1213C857"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1BF95C64"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485A374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add new category</w:t>
            </w:r>
          </w:p>
          <w:p w14:paraId="4808700C" w14:textId="77777777" w:rsidR="00910132" w:rsidRDefault="00910132">
            <w:pPr>
              <w:ind w:left="0" w:hanging="2"/>
              <w:rPr>
                <w:rFonts w:ascii="Calibri" w:eastAsia="Calibri" w:hAnsi="Calibri" w:cs="Calibri"/>
                <w:sz w:val="22"/>
                <w:szCs w:val="22"/>
              </w:rPr>
            </w:pPr>
          </w:p>
        </w:tc>
      </w:tr>
      <w:tr w:rsidR="00910132" w14:paraId="74EEC1DD" w14:textId="77777777">
        <w:trPr>
          <w:cantSplit/>
          <w:trHeight w:val="110"/>
        </w:trPr>
        <w:tc>
          <w:tcPr>
            <w:tcW w:w="1630" w:type="dxa"/>
            <w:vMerge/>
          </w:tcPr>
          <w:p w14:paraId="72D9B109"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2469A44D"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03D0E58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Use the system to view, delete, edit category information.</w:t>
            </w:r>
          </w:p>
          <w:p w14:paraId="000257CB" w14:textId="77777777" w:rsidR="00910132" w:rsidRDefault="00910132">
            <w:pPr>
              <w:ind w:left="0" w:hanging="2"/>
              <w:rPr>
                <w:rFonts w:ascii="Calibri" w:eastAsia="Calibri" w:hAnsi="Calibri" w:cs="Calibri"/>
                <w:sz w:val="22"/>
                <w:szCs w:val="22"/>
              </w:rPr>
            </w:pPr>
          </w:p>
        </w:tc>
      </w:tr>
      <w:tr w:rsidR="00910132" w14:paraId="390F25F2" w14:textId="77777777">
        <w:trPr>
          <w:cantSplit/>
          <w:trHeight w:val="460"/>
        </w:trPr>
        <w:tc>
          <w:tcPr>
            <w:tcW w:w="1630" w:type="dxa"/>
            <w:vMerge/>
          </w:tcPr>
          <w:p w14:paraId="06902131"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62561769"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1BCD035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edit and delete user information.</w:t>
            </w:r>
          </w:p>
          <w:p w14:paraId="23060589" w14:textId="77777777" w:rsidR="00910132" w:rsidRDefault="00910132">
            <w:pPr>
              <w:ind w:left="0" w:hanging="2"/>
              <w:rPr>
                <w:rFonts w:ascii="Calibri" w:eastAsia="Calibri" w:hAnsi="Calibri" w:cs="Calibri"/>
                <w:sz w:val="22"/>
                <w:szCs w:val="22"/>
              </w:rPr>
            </w:pPr>
          </w:p>
        </w:tc>
      </w:tr>
      <w:tr w:rsidR="00910132" w14:paraId="101E343E" w14:textId="77777777">
        <w:trPr>
          <w:cantSplit/>
          <w:trHeight w:val="550"/>
        </w:trPr>
        <w:tc>
          <w:tcPr>
            <w:tcW w:w="1630" w:type="dxa"/>
            <w:vMerge/>
          </w:tcPr>
          <w:p w14:paraId="152F9234"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5D088DD6"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2C36266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 the system to add a new user</w:t>
            </w:r>
          </w:p>
          <w:p w14:paraId="346B36B3" w14:textId="77777777" w:rsidR="00910132" w:rsidRDefault="00910132">
            <w:pPr>
              <w:ind w:left="0" w:hanging="2"/>
              <w:rPr>
                <w:rFonts w:ascii="Calibri" w:eastAsia="Calibri" w:hAnsi="Calibri" w:cs="Calibri"/>
                <w:sz w:val="22"/>
                <w:szCs w:val="22"/>
              </w:rPr>
            </w:pPr>
          </w:p>
        </w:tc>
      </w:tr>
      <w:tr w:rsidR="00910132" w14:paraId="4EECA88B" w14:textId="77777777">
        <w:trPr>
          <w:cantSplit/>
          <w:trHeight w:val="683"/>
        </w:trPr>
        <w:tc>
          <w:tcPr>
            <w:tcW w:w="1630" w:type="dxa"/>
            <w:vMerge/>
          </w:tcPr>
          <w:p w14:paraId="71C6DF60"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75745032"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0A3584C7"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Update system information</w:t>
            </w:r>
          </w:p>
          <w:p w14:paraId="42338E73" w14:textId="77777777" w:rsidR="00910132" w:rsidRDefault="00910132">
            <w:pPr>
              <w:ind w:left="0" w:hanging="2"/>
              <w:rPr>
                <w:rFonts w:ascii="Calibri" w:eastAsia="Calibri" w:hAnsi="Calibri" w:cs="Calibri"/>
                <w:sz w:val="22"/>
                <w:szCs w:val="22"/>
              </w:rPr>
            </w:pPr>
          </w:p>
        </w:tc>
      </w:tr>
      <w:tr w:rsidR="00910132" w14:paraId="4B967EA3" w14:textId="77777777">
        <w:trPr>
          <w:cantSplit/>
          <w:trHeight w:val="421"/>
        </w:trPr>
        <w:tc>
          <w:tcPr>
            <w:tcW w:w="1630" w:type="dxa"/>
            <w:vMerge/>
          </w:tcPr>
          <w:p w14:paraId="680AC35F"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1232" w:type="dxa"/>
            <w:vMerge/>
          </w:tcPr>
          <w:p w14:paraId="7FF5FC68"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856" w:type="dxa"/>
          </w:tcPr>
          <w:p w14:paraId="1AE12D6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Manage Admin account</w:t>
            </w:r>
          </w:p>
        </w:tc>
      </w:tr>
    </w:tbl>
    <w:p w14:paraId="678506FC" w14:textId="77777777" w:rsidR="00910132" w:rsidRDefault="00910132">
      <w:pPr>
        <w:ind w:left="0" w:hanging="2"/>
        <w:rPr>
          <w:rFonts w:ascii="Calibri" w:eastAsia="Calibri" w:hAnsi="Calibri" w:cs="Calibri"/>
        </w:rPr>
      </w:pPr>
      <w:bookmarkStart w:id="14" w:name="_heading=h.2s8eyo1" w:colFirst="0" w:colLast="0"/>
      <w:bookmarkEnd w:id="14"/>
    </w:p>
    <w:p w14:paraId="7569CE3B" w14:textId="77777777" w:rsidR="00910132" w:rsidRDefault="00E13623">
      <w:pPr>
        <w:pStyle w:val="Heading2"/>
        <w:numPr>
          <w:ilvl w:val="1"/>
          <w:numId w:val="2"/>
        </w:numPr>
        <w:ind w:left="1" w:hanging="3"/>
        <w:rPr>
          <w:rFonts w:ascii="Calibri" w:eastAsia="Calibri" w:hAnsi="Calibri" w:cs="Calibri"/>
          <w:sz w:val="20"/>
          <w:szCs w:val="20"/>
        </w:rPr>
      </w:pPr>
      <w:r>
        <w:rPr>
          <w:rFonts w:ascii="Calibri" w:eastAsia="Calibri" w:hAnsi="Calibri" w:cs="Calibri"/>
        </w:rPr>
        <w:t xml:space="preserve">Operating Environment (OE) </w:t>
      </w:r>
    </w:p>
    <w:p w14:paraId="7719A1B8" w14:textId="77777777" w:rsidR="00910132" w:rsidRDefault="00910132">
      <w:pPr>
        <w:ind w:left="0" w:hanging="2"/>
        <w:rPr>
          <w:rFonts w:ascii="Calibri" w:eastAsia="Calibri" w:hAnsi="Calibri" w:cs="Calibri"/>
          <w:sz w:val="20"/>
          <w:szCs w:val="20"/>
        </w:rPr>
      </w:pPr>
    </w:p>
    <w:tbl>
      <w:tblPr>
        <w:tblStyle w:val="a3"/>
        <w:tblW w:w="8820" w:type="dxa"/>
        <w:tblBorders>
          <w:top w:val="single" w:sz="8" w:space="0" w:color="000000"/>
          <w:left w:val="single" w:sz="8" w:space="0" w:color="000000"/>
          <w:bottom w:val="single" w:sz="8" w:space="0" w:color="000000"/>
          <w:right w:val="single" w:sz="8" w:space="0" w:color="000000"/>
          <w:insideH w:val="nil"/>
          <w:insideV w:val="nil"/>
        </w:tblBorders>
        <w:tblLayout w:type="fixed"/>
        <w:tblLook w:val="0000" w:firstRow="0" w:lastRow="0" w:firstColumn="0" w:lastColumn="0" w:noHBand="0" w:noVBand="0"/>
      </w:tblPr>
      <w:tblGrid>
        <w:gridCol w:w="505"/>
        <w:gridCol w:w="580"/>
        <w:gridCol w:w="7735"/>
      </w:tblGrid>
      <w:tr w:rsidR="00910132" w14:paraId="6E4B0769" w14:textId="77777777">
        <w:trPr>
          <w:trHeight w:val="255"/>
        </w:trPr>
        <w:tc>
          <w:tcPr>
            <w:tcW w:w="1085" w:type="dxa"/>
            <w:gridSpan w:val="2"/>
            <w:tcBorders>
              <w:top w:val="single" w:sz="8" w:space="0" w:color="000000"/>
              <w:left w:val="single" w:sz="8" w:space="0" w:color="000000"/>
              <w:bottom w:val="single" w:sz="8" w:space="0" w:color="000000"/>
              <w:right w:val="single" w:sz="8" w:space="0" w:color="000000"/>
            </w:tcBorders>
            <w:shd w:val="clear" w:color="auto" w:fill="9CC2E5"/>
          </w:tcPr>
          <w:p w14:paraId="2D5E0C73"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Number</w:t>
            </w:r>
          </w:p>
        </w:tc>
        <w:tc>
          <w:tcPr>
            <w:tcW w:w="7735" w:type="dxa"/>
            <w:tcBorders>
              <w:top w:val="single" w:sz="8" w:space="0" w:color="000000"/>
              <w:bottom w:val="single" w:sz="8" w:space="0" w:color="000000"/>
              <w:right w:val="single" w:sz="8" w:space="0" w:color="000000"/>
            </w:tcBorders>
            <w:shd w:val="clear" w:color="auto" w:fill="9CC2E5"/>
          </w:tcPr>
          <w:p w14:paraId="0C107451"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Requirement</w:t>
            </w:r>
          </w:p>
        </w:tc>
      </w:tr>
      <w:tr w:rsidR="00910132" w14:paraId="1010FECE" w14:textId="77777777">
        <w:trPr>
          <w:trHeight w:val="255"/>
        </w:trPr>
        <w:tc>
          <w:tcPr>
            <w:tcW w:w="505" w:type="dxa"/>
            <w:tcBorders>
              <w:left w:val="single" w:sz="8" w:space="0" w:color="000000"/>
              <w:bottom w:val="single" w:sz="8" w:space="0" w:color="000000"/>
              <w:right w:val="single" w:sz="8" w:space="0" w:color="000000"/>
            </w:tcBorders>
          </w:tcPr>
          <w:p w14:paraId="4F684BF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OE</w:t>
            </w:r>
          </w:p>
        </w:tc>
        <w:tc>
          <w:tcPr>
            <w:tcW w:w="580" w:type="dxa"/>
          </w:tcPr>
          <w:p w14:paraId="6F382B0F"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1</w:t>
            </w:r>
          </w:p>
        </w:tc>
        <w:tc>
          <w:tcPr>
            <w:tcW w:w="7735" w:type="dxa"/>
            <w:tcBorders>
              <w:left w:val="single" w:sz="8" w:space="0" w:color="000000"/>
              <w:bottom w:val="single" w:sz="8" w:space="0" w:color="000000"/>
              <w:right w:val="single" w:sz="8" w:space="0" w:color="000000"/>
            </w:tcBorders>
          </w:tcPr>
          <w:p w14:paraId="58D8CBD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application will be deployed on the Microsoft Azure</w:t>
            </w:r>
          </w:p>
        </w:tc>
      </w:tr>
    </w:tbl>
    <w:p w14:paraId="770BD66F" w14:textId="77777777" w:rsidR="00910132" w:rsidRDefault="00910132">
      <w:pPr>
        <w:ind w:left="0" w:hanging="2"/>
        <w:rPr>
          <w:rFonts w:ascii="Calibri" w:eastAsia="Calibri" w:hAnsi="Calibri" w:cs="Calibri"/>
          <w:sz w:val="20"/>
          <w:szCs w:val="20"/>
        </w:rPr>
      </w:pPr>
      <w:bookmarkStart w:id="15" w:name="_heading=h.17dp8vu" w:colFirst="0" w:colLast="0"/>
      <w:bookmarkEnd w:id="15"/>
    </w:p>
    <w:p w14:paraId="1C2E69F8" w14:textId="77777777" w:rsidR="00910132" w:rsidRDefault="00E13623">
      <w:pPr>
        <w:pStyle w:val="Heading2"/>
        <w:numPr>
          <w:ilvl w:val="1"/>
          <w:numId w:val="2"/>
        </w:numPr>
        <w:ind w:left="1" w:hanging="3"/>
        <w:rPr>
          <w:rFonts w:ascii="Calibri" w:eastAsia="Calibri" w:hAnsi="Calibri" w:cs="Calibri"/>
        </w:rPr>
      </w:pPr>
      <w:r>
        <w:rPr>
          <w:rFonts w:ascii="Calibri" w:eastAsia="Calibri" w:hAnsi="Calibri" w:cs="Calibri"/>
        </w:rPr>
        <w:t xml:space="preserve">User / Training Documentation </w:t>
      </w:r>
    </w:p>
    <w:p w14:paraId="3BA41C7F" w14:textId="77777777" w:rsidR="00910132" w:rsidRDefault="00910132">
      <w:pPr>
        <w:ind w:left="0" w:hanging="2"/>
        <w:rPr>
          <w:rFonts w:ascii="Calibri" w:eastAsia="Calibri" w:hAnsi="Calibri" w:cs="Calibri"/>
        </w:rPr>
      </w:pPr>
      <w:bookmarkStart w:id="16" w:name="bookmark=id.3rdcrjn" w:colFirst="0" w:colLast="0"/>
      <w:bookmarkEnd w:id="16"/>
    </w:p>
    <w:tbl>
      <w:tblPr>
        <w:tblStyle w:val="a4"/>
        <w:tblW w:w="8820" w:type="dxa"/>
        <w:tblLayout w:type="fixed"/>
        <w:tblLook w:val="0000" w:firstRow="0" w:lastRow="0" w:firstColumn="0" w:lastColumn="0" w:noHBand="0" w:noVBand="0"/>
      </w:tblPr>
      <w:tblGrid>
        <w:gridCol w:w="1440"/>
        <w:gridCol w:w="7380"/>
      </w:tblGrid>
      <w:tr w:rsidR="00910132" w14:paraId="0DDDBE9D" w14:textId="77777777">
        <w:trPr>
          <w:trHeight w:val="255"/>
          <w:tblHeader/>
        </w:trPr>
        <w:tc>
          <w:tcPr>
            <w:tcW w:w="1440" w:type="dxa"/>
            <w:tcBorders>
              <w:top w:val="single" w:sz="4" w:space="0" w:color="000000"/>
              <w:left w:val="single" w:sz="4" w:space="0" w:color="000000"/>
              <w:bottom w:val="single" w:sz="4" w:space="0" w:color="000000"/>
              <w:right w:val="single" w:sz="4" w:space="0" w:color="000000"/>
            </w:tcBorders>
            <w:shd w:val="clear" w:color="auto" w:fill="9CC2E5"/>
          </w:tcPr>
          <w:p w14:paraId="21E5FFF7"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Name</w:t>
            </w:r>
          </w:p>
        </w:tc>
        <w:tc>
          <w:tcPr>
            <w:tcW w:w="7380" w:type="dxa"/>
            <w:tcBorders>
              <w:top w:val="single" w:sz="4" w:space="0" w:color="000000"/>
              <w:left w:val="nil"/>
              <w:bottom w:val="single" w:sz="4" w:space="0" w:color="000000"/>
              <w:right w:val="single" w:sz="4" w:space="0" w:color="000000"/>
            </w:tcBorders>
            <w:shd w:val="clear" w:color="auto" w:fill="9CC2E5"/>
          </w:tcPr>
          <w:p w14:paraId="0F9979AE"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Description and Format</w:t>
            </w:r>
          </w:p>
        </w:tc>
      </w:tr>
      <w:tr w:rsidR="00910132" w14:paraId="48D39DF2" w14:textId="77777777">
        <w:trPr>
          <w:trHeight w:val="255"/>
        </w:trPr>
        <w:tc>
          <w:tcPr>
            <w:tcW w:w="1440" w:type="dxa"/>
            <w:tcBorders>
              <w:top w:val="single" w:sz="4" w:space="0" w:color="000000"/>
              <w:left w:val="single" w:sz="4" w:space="0" w:color="000000"/>
              <w:bottom w:val="single" w:sz="4" w:space="0" w:color="000000"/>
              <w:right w:val="single" w:sz="4" w:space="0" w:color="000000"/>
            </w:tcBorders>
          </w:tcPr>
          <w:p w14:paraId="0EE63B9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User Manual</w:t>
            </w:r>
          </w:p>
        </w:tc>
        <w:tc>
          <w:tcPr>
            <w:tcW w:w="7380" w:type="dxa"/>
            <w:tcBorders>
              <w:top w:val="nil"/>
              <w:left w:val="nil"/>
              <w:bottom w:val="single" w:sz="4" w:space="0" w:color="000000"/>
              <w:right w:val="single" w:sz="4" w:space="0" w:color="000000"/>
            </w:tcBorders>
          </w:tcPr>
          <w:p w14:paraId="3187FBC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user manual describes how a user can use the system</w:t>
            </w:r>
          </w:p>
        </w:tc>
      </w:tr>
    </w:tbl>
    <w:p w14:paraId="795F28C6" w14:textId="77777777" w:rsidR="00910132" w:rsidRDefault="00E13623">
      <w:pPr>
        <w:pStyle w:val="Heading2"/>
        <w:numPr>
          <w:ilvl w:val="1"/>
          <w:numId w:val="2"/>
        </w:numPr>
        <w:ind w:left="1" w:hanging="3"/>
        <w:rPr>
          <w:rFonts w:ascii="Calibri" w:eastAsia="Calibri" w:hAnsi="Calibri" w:cs="Calibri"/>
          <w:sz w:val="20"/>
          <w:szCs w:val="20"/>
        </w:rPr>
      </w:pPr>
      <w:bookmarkStart w:id="17" w:name="_heading=h.26in1rg" w:colFirst="0" w:colLast="0"/>
      <w:bookmarkEnd w:id="17"/>
      <w:r>
        <w:rPr>
          <w:rFonts w:ascii="Calibri" w:eastAsia="Calibri" w:hAnsi="Calibri" w:cs="Calibri"/>
        </w:rPr>
        <w:t xml:space="preserve">Globalization / Localization Requirements (GR) </w:t>
      </w:r>
      <w:r>
        <w:rPr>
          <w:rFonts w:ascii="Calibri" w:eastAsia="Calibri" w:hAnsi="Calibri" w:cs="Calibri"/>
          <w:color w:val="C0C0C0"/>
          <w:sz w:val="20"/>
          <w:szCs w:val="20"/>
        </w:rPr>
        <w:t xml:space="preserve"> </w:t>
      </w:r>
    </w:p>
    <w:p w14:paraId="52AC284B" w14:textId="77777777" w:rsidR="00910132" w:rsidRDefault="00910132">
      <w:pPr>
        <w:ind w:left="0" w:hanging="2"/>
        <w:rPr>
          <w:rFonts w:ascii="Calibri" w:eastAsia="Calibri" w:hAnsi="Calibri" w:cs="Calibri"/>
          <w:sz w:val="20"/>
          <w:szCs w:val="20"/>
        </w:rPr>
      </w:pPr>
    </w:p>
    <w:tbl>
      <w:tblPr>
        <w:tblStyle w:val="a5"/>
        <w:tblW w:w="8820" w:type="dxa"/>
        <w:tblLayout w:type="fixed"/>
        <w:tblLook w:val="0000" w:firstRow="0" w:lastRow="0" w:firstColumn="0" w:lastColumn="0" w:noHBand="0" w:noVBand="0"/>
      </w:tblPr>
      <w:tblGrid>
        <w:gridCol w:w="616"/>
        <w:gridCol w:w="644"/>
        <w:gridCol w:w="7560"/>
      </w:tblGrid>
      <w:tr w:rsidR="00910132" w14:paraId="7177BA1D" w14:textId="77777777">
        <w:trPr>
          <w:trHeight w:val="255"/>
          <w:tblHeader/>
        </w:trPr>
        <w:tc>
          <w:tcPr>
            <w:tcW w:w="1260" w:type="dxa"/>
            <w:gridSpan w:val="2"/>
            <w:tcBorders>
              <w:top w:val="single" w:sz="4" w:space="0" w:color="000000"/>
              <w:left w:val="single" w:sz="4" w:space="0" w:color="000000"/>
              <w:bottom w:val="single" w:sz="4" w:space="0" w:color="000000"/>
              <w:right w:val="single" w:sz="4" w:space="0" w:color="000000"/>
            </w:tcBorders>
            <w:shd w:val="clear" w:color="auto" w:fill="9CC2E5"/>
          </w:tcPr>
          <w:p w14:paraId="3192A288"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Number</w:t>
            </w:r>
          </w:p>
        </w:tc>
        <w:tc>
          <w:tcPr>
            <w:tcW w:w="7560" w:type="dxa"/>
            <w:tcBorders>
              <w:top w:val="single" w:sz="4" w:space="0" w:color="000000"/>
              <w:left w:val="nil"/>
              <w:bottom w:val="single" w:sz="4" w:space="0" w:color="000000"/>
              <w:right w:val="single" w:sz="4" w:space="0" w:color="000000"/>
            </w:tcBorders>
            <w:shd w:val="clear" w:color="auto" w:fill="9CC2E5"/>
          </w:tcPr>
          <w:p w14:paraId="61721AB7"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Requirement</w:t>
            </w:r>
          </w:p>
        </w:tc>
      </w:tr>
      <w:tr w:rsidR="00910132" w14:paraId="4D1BCC48" w14:textId="77777777">
        <w:trPr>
          <w:trHeight w:val="255"/>
        </w:trPr>
        <w:tc>
          <w:tcPr>
            <w:tcW w:w="616" w:type="dxa"/>
            <w:tcBorders>
              <w:top w:val="single" w:sz="4" w:space="0" w:color="000000"/>
              <w:left w:val="single" w:sz="4" w:space="0" w:color="000000"/>
              <w:bottom w:val="single" w:sz="4" w:space="0" w:color="000000"/>
              <w:right w:val="single" w:sz="4" w:space="0" w:color="000000"/>
            </w:tcBorders>
          </w:tcPr>
          <w:p w14:paraId="192BF05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GR</w:t>
            </w:r>
          </w:p>
        </w:tc>
        <w:tc>
          <w:tcPr>
            <w:tcW w:w="644" w:type="dxa"/>
            <w:tcBorders>
              <w:top w:val="single" w:sz="4" w:space="0" w:color="000000"/>
              <w:left w:val="nil"/>
              <w:bottom w:val="single" w:sz="4" w:space="0" w:color="000000"/>
              <w:right w:val="single" w:sz="4" w:space="0" w:color="000000"/>
            </w:tcBorders>
          </w:tcPr>
          <w:p w14:paraId="45B0BCC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1</w:t>
            </w:r>
          </w:p>
        </w:tc>
        <w:tc>
          <w:tcPr>
            <w:tcW w:w="7560" w:type="dxa"/>
            <w:tcBorders>
              <w:top w:val="single" w:sz="4" w:space="0" w:color="000000"/>
              <w:left w:val="nil"/>
              <w:bottom w:val="single" w:sz="4" w:space="0" w:color="000000"/>
              <w:right w:val="single" w:sz="4" w:space="0" w:color="000000"/>
            </w:tcBorders>
          </w:tcPr>
          <w:p w14:paraId="284729D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Local – English speakers</w:t>
            </w:r>
          </w:p>
        </w:tc>
      </w:tr>
      <w:tr w:rsidR="00910132" w14:paraId="0F3BEB74" w14:textId="77777777">
        <w:trPr>
          <w:trHeight w:val="255"/>
        </w:trPr>
        <w:tc>
          <w:tcPr>
            <w:tcW w:w="616" w:type="dxa"/>
            <w:tcBorders>
              <w:top w:val="single" w:sz="4" w:space="0" w:color="000000"/>
              <w:left w:val="single" w:sz="4" w:space="0" w:color="000000"/>
              <w:bottom w:val="single" w:sz="4" w:space="0" w:color="000000"/>
              <w:right w:val="single" w:sz="4" w:space="0" w:color="000000"/>
            </w:tcBorders>
          </w:tcPr>
          <w:p w14:paraId="3E78B71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GR</w:t>
            </w:r>
          </w:p>
        </w:tc>
        <w:tc>
          <w:tcPr>
            <w:tcW w:w="644" w:type="dxa"/>
            <w:tcBorders>
              <w:top w:val="single" w:sz="4" w:space="0" w:color="000000"/>
              <w:left w:val="nil"/>
              <w:bottom w:val="single" w:sz="4" w:space="0" w:color="000000"/>
              <w:right w:val="single" w:sz="4" w:space="0" w:color="000000"/>
            </w:tcBorders>
          </w:tcPr>
          <w:p w14:paraId="38145AB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2</w:t>
            </w:r>
          </w:p>
        </w:tc>
        <w:tc>
          <w:tcPr>
            <w:tcW w:w="7560" w:type="dxa"/>
            <w:tcBorders>
              <w:top w:val="single" w:sz="4" w:space="0" w:color="000000"/>
              <w:left w:val="nil"/>
              <w:bottom w:val="single" w:sz="4" w:space="0" w:color="000000"/>
              <w:right w:val="single" w:sz="4" w:space="0" w:color="000000"/>
            </w:tcBorders>
          </w:tcPr>
          <w:p w14:paraId="7FE8561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Local – South African Market</w:t>
            </w:r>
          </w:p>
        </w:tc>
      </w:tr>
    </w:tbl>
    <w:p w14:paraId="08C48A0D" w14:textId="77777777" w:rsidR="00910132" w:rsidRDefault="00E13623">
      <w:pPr>
        <w:pStyle w:val="Heading2"/>
        <w:numPr>
          <w:ilvl w:val="1"/>
          <w:numId w:val="2"/>
        </w:numPr>
        <w:ind w:left="1" w:hanging="3"/>
        <w:rPr>
          <w:rFonts w:ascii="Calibri" w:eastAsia="Calibri" w:hAnsi="Calibri" w:cs="Calibri"/>
          <w:sz w:val="20"/>
          <w:szCs w:val="20"/>
        </w:rPr>
      </w:pPr>
      <w:bookmarkStart w:id="18" w:name="_heading=h.lnxbz9" w:colFirst="0" w:colLast="0"/>
      <w:bookmarkEnd w:id="18"/>
      <w:r>
        <w:rPr>
          <w:rFonts w:ascii="Calibri" w:eastAsia="Calibri" w:hAnsi="Calibri" w:cs="Calibri"/>
        </w:rPr>
        <w:t xml:space="preserve">Assumptions (AS) </w:t>
      </w:r>
      <w:r>
        <w:rPr>
          <w:rFonts w:ascii="Calibri" w:eastAsia="Calibri" w:hAnsi="Calibri" w:cs="Calibri"/>
          <w:color w:val="C0C0C0"/>
          <w:sz w:val="20"/>
          <w:szCs w:val="20"/>
        </w:rPr>
        <w:t xml:space="preserve"> </w:t>
      </w:r>
    </w:p>
    <w:p w14:paraId="76F0BE14" w14:textId="77777777" w:rsidR="00910132" w:rsidRDefault="00910132">
      <w:pPr>
        <w:ind w:left="0" w:hanging="2"/>
        <w:rPr>
          <w:rFonts w:ascii="Calibri" w:eastAsia="Calibri" w:hAnsi="Calibri" w:cs="Calibri"/>
          <w:sz w:val="20"/>
          <w:szCs w:val="20"/>
        </w:rPr>
      </w:pPr>
    </w:p>
    <w:tbl>
      <w:tblPr>
        <w:tblStyle w:val="a6"/>
        <w:tblW w:w="8820" w:type="dxa"/>
        <w:tblLayout w:type="fixed"/>
        <w:tblLook w:val="0000" w:firstRow="0" w:lastRow="0" w:firstColumn="0" w:lastColumn="0" w:noHBand="0" w:noVBand="0"/>
      </w:tblPr>
      <w:tblGrid>
        <w:gridCol w:w="616"/>
        <w:gridCol w:w="644"/>
        <w:gridCol w:w="7560"/>
      </w:tblGrid>
      <w:tr w:rsidR="00910132" w14:paraId="6E169117" w14:textId="77777777">
        <w:trPr>
          <w:trHeight w:val="255"/>
          <w:tblHeader/>
        </w:trPr>
        <w:tc>
          <w:tcPr>
            <w:tcW w:w="1260" w:type="dxa"/>
            <w:gridSpan w:val="2"/>
            <w:tcBorders>
              <w:top w:val="single" w:sz="4" w:space="0" w:color="000000"/>
              <w:left w:val="single" w:sz="4" w:space="0" w:color="000000"/>
              <w:bottom w:val="single" w:sz="4" w:space="0" w:color="000000"/>
              <w:right w:val="single" w:sz="4" w:space="0" w:color="000000"/>
            </w:tcBorders>
            <w:shd w:val="clear" w:color="auto" w:fill="9CC2E5"/>
          </w:tcPr>
          <w:p w14:paraId="0CB90FA9"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Number</w:t>
            </w:r>
          </w:p>
        </w:tc>
        <w:tc>
          <w:tcPr>
            <w:tcW w:w="7560" w:type="dxa"/>
            <w:tcBorders>
              <w:top w:val="single" w:sz="4" w:space="0" w:color="000000"/>
              <w:left w:val="nil"/>
              <w:bottom w:val="single" w:sz="4" w:space="0" w:color="000000"/>
              <w:right w:val="single" w:sz="4" w:space="0" w:color="000000"/>
            </w:tcBorders>
            <w:shd w:val="clear" w:color="auto" w:fill="9CC2E5"/>
          </w:tcPr>
          <w:p w14:paraId="329A8CC1"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Assumption</w:t>
            </w:r>
          </w:p>
        </w:tc>
      </w:tr>
      <w:tr w:rsidR="00910132" w14:paraId="4F63B2A3" w14:textId="77777777">
        <w:trPr>
          <w:trHeight w:val="255"/>
        </w:trPr>
        <w:tc>
          <w:tcPr>
            <w:tcW w:w="616" w:type="dxa"/>
            <w:tcBorders>
              <w:top w:val="single" w:sz="4" w:space="0" w:color="000000"/>
              <w:left w:val="single" w:sz="4" w:space="0" w:color="000000"/>
              <w:bottom w:val="single" w:sz="4" w:space="0" w:color="000000"/>
              <w:right w:val="single" w:sz="4" w:space="0" w:color="000000"/>
            </w:tcBorders>
          </w:tcPr>
          <w:p w14:paraId="72C91C6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w:t>
            </w:r>
          </w:p>
        </w:tc>
        <w:tc>
          <w:tcPr>
            <w:tcW w:w="644" w:type="dxa"/>
            <w:tcBorders>
              <w:top w:val="single" w:sz="4" w:space="0" w:color="000000"/>
              <w:left w:val="nil"/>
              <w:bottom w:val="single" w:sz="4" w:space="0" w:color="000000"/>
              <w:right w:val="single" w:sz="4" w:space="0" w:color="000000"/>
            </w:tcBorders>
          </w:tcPr>
          <w:p w14:paraId="2853C82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1</w:t>
            </w:r>
          </w:p>
        </w:tc>
        <w:tc>
          <w:tcPr>
            <w:tcW w:w="7560" w:type="dxa"/>
            <w:tcBorders>
              <w:top w:val="single" w:sz="4" w:space="0" w:color="000000"/>
              <w:left w:val="nil"/>
              <w:bottom w:val="single" w:sz="4" w:space="0" w:color="000000"/>
              <w:right w:val="single" w:sz="4" w:space="0" w:color="000000"/>
            </w:tcBorders>
          </w:tcPr>
          <w:p w14:paraId="313167B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The infrastructure is based in cloud computing </w:t>
            </w:r>
          </w:p>
        </w:tc>
      </w:tr>
      <w:tr w:rsidR="00910132" w14:paraId="7695896D" w14:textId="77777777">
        <w:trPr>
          <w:trHeight w:val="255"/>
        </w:trPr>
        <w:tc>
          <w:tcPr>
            <w:tcW w:w="616" w:type="dxa"/>
            <w:tcBorders>
              <w:top w:val="single" w:sz="4" w:space="0" w:color="000000"/>
              <w:left w:val="single" w:sz="4" w:space="0" w:color="000000"/>
              <w:bottom w:val="single" w:sz="4" w:space="0" w:color="000000"/>
              <w:right w:val="single" w:sz="4" w:space="0" w:color="000000"/>
            </w:tcBorders>
          </w:tcPr>
          <w:p w14:paraId="3EC9000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w:t>
            </w:r>
          </w:p>
        </w:tc>
        <w:tc>
          <w:tcPr>
            <w:tcW w:w="644" w:type="dxa"/>
            <w:tcBorders>
              <w:top w:val="single" w:sz="4" w:space="0" w:color="000000"/>
              <w:left w:val="nil"/>
              <w:bottom w:val="single" w:sz="4" w:space="0" w:color="000000"/>
              <w:right w:val="single" w:sz="4" w:space="0" w:color="000000"/>
            </w:tcBorders>
          </w:tcPr>
          <w:p w14:paraId="40135DE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2</w:t>
            </w:r>
          </w:p>
        </w:tc>
        <w:tc>
          <w:tcPr>
            <w:tcW w:w="7560" w:type="dxa"/>
            <w:tcBorders>
              <w:top w:val="single" w:sz="4" w:space="0" w:color="000000"/>
              <w:left w:val="nil"/>
              <w:bottom w:val="single" w:sz="4" w:space="0" w:color="000000"/>
              <w:right w:val="single" w:sz="4" w:space="0" w:color="000000"/>
            </w:tcBorders>
          </w:tcPr>
          <w:p w14:paraId="4205E10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infrastructure uses Microsoft Azure</w:t>
            </w:r>
          </w:p>
        </w:tc>
      </w:tr>
      <w:tr w:rsidR="00910132" w14:paraId="5A54C810" w14:textId="77777777">
        <w:trPr>
          <w:trHeight w:val="255"/>
        </w:trPr>
        <w:tc>
          <w:tcPr>
            <w:tcW w:w="616" w:type="dxa"/>
            <w:tcBorders>
              <w:top w:val="single" w:sz="4" w:space="0" w:color="000000"/>
              <w:left w:val="single" w:sz="4" w:space="0" w:color="000000"/>
              <w:bottom w:val="single" w:sz="4" w:space="0" w:color="000000"/>
              <w:right w:val="single" w:sz="4" w:space="0" w:color="000000"/>
            </w:tcBorders>
          </w:tcPr>
          <w:p w14:paraId="61C5FEE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w:t>
            </w:r>
          </w:p>
        </w:tc>
        <w:tc>
          <w:tcPr>
            <w:tcW w:w="644" w:type="dxa"/>
            <w:tcBorders>
              <w:top w:val="single" w:sz="4" w:space="0" w:color="000000"/>
              <w:left w:val="nil"/>
              <w:bottom w:val="single" w:sz="4" w:space="0" w:color="000000"/>
              <w:right w:val="single" w:sz="4" w:space="0" w:color="000000"/>
            </w:tcBorders>
          </w:tcPr>
          <w:p w14:paraId="03D1AC5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3</w:t>
            </w:r>
          </w:p>
        </w:tc>
        <w:tc>
          <w:tcPr>
            <w:tcW w:w="7560" w:type="dxa"/>
            <w:tcBorders>
              <w:top w:val="single" w:sz="4" w:space="0" w:color="000000"/>
              <w:left w:val="nil"/>
              <w:bottom w:val="single" w:sz="4" w:space="0" w:color="000000"/>
              <w:right w:val="single" w:sz="4" w:space="0" w:color="000000"/>
            </w:tcBorders>
          </w:tcPr>
          <w:p w14:paraId="1DCCF16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Users are employees</w:t>
            </w:r>
          </w:p>
        </w:tc>
      </w:tr>
    </w:tbl>
    <w:p w14:paraId="018C0600" w14:textId="77777777" w:rsidR="00910132" w:rsidRDefault="00910132">
      <w:pPr>
        <w:ind w:left="0" w:hanging="2"/>
        <w:rPr>
          <w:rFonts w:ascii="Calibri" w:eastAsia="Calibri" w:hAnsi="Calibri" w:cs="Calibri"/>
          <w:sz w:val="20"/>
          <w:szCs w:val="20"/>
        </w:rPr>
      </w:pPr>
      <w:bookmarkStart w:id="19" w:name="_heading=h.35nkun2" w:colFirst="0" w:colLast="0"/>
      <w:bookmarkEnd w:id="19"/>
    </w:p>
    <w:p w14:paraId="73CEEEF6" w14:textId="77777777" w:rsidR="00910132" w:rsidRDefault="00E13623">
      <w:pPr>
        <w:pStyle w:val="Heading2"/>
        <w:numPr>
          <w:ilvl w:val="1"/>
          <w:numId w:val="2"/>
        </w:numPr>
        <w:ind w:left="1" w:hanging="3"/>
        <w:rPr>
          <w:rFonts w:ascii="Calibri" w:eastAsia="Calibri" w:hAnsi="Calibri" w:cs="Calibri"/>
          <w:sz w:val="20"/>
          <w:szCs w:val="20"/>
        </w:rPr>
      </w:pPr>
      <w:r>
        <w:rPr>
          <w:rFonts w:ascii="Calibri" w:eastAsia="Calibri" w:hAnsi="Calibri" w:cs="Calibri"/>
        </w:rPr>
        <w:t xml:space="preserve">Dependencies (DE) </w:t>
      </w:r>
    </w:p>
    <w:p w14:paraId="64B23FB6" w14:textId="77777777" w:rsidR="00910132" w:rsidRDefault="00910132">
      <w:pPr>
        <w:ind w:left="0" w:hanging="2"/>
        <w:rPr>
          <w:rFonts w:ascii="Calibri" w:eastAsia="Calibri" w:hAnsi="Calibri" w:cs="Calibri"/>
          <w:sz w:val="20"/>
          <w:szCs w:val="20"/>
        </w:rPr>
      </w:pPr>
    </w:p>
    <w:tbl>
      <w:tblPr>
        <w:tblStyle w:val="a7"/>
        <w:tblW w:w="8820" w:type="dxa"/>
        <w:tblLayout w:type="fixed"/>
        <w:tblLook w:val="0000" w:firstRow="0" w:lastRow="0" w:firstColumn="0" w:lastColumn="0" w:noHBand="0" w:noVBand="0"/>
      </w:tblPr>
      <w:tblGrid>
        <w:gridCol w:w="616"/>
        <w:gridCol w:w="644"/>
        <w:gridCol w:w="7560"/>
      </w:tblGrid>
      <w:tr w:rsidR="00910132" w14:paraId="44A59AE1" w14:textId="77777777">
        <w:trPr>
          <w:trHeight w:val="255"/>
          <w:tblHeader/>
        </w:trPr>
        <w:tc>
          <w:tcPr>
            <w:tcW w:w="1260" w:type="dxa"/>
            <w:gridSpan w:val="2"/>
            <w:tcBorders>
              <w:top w:val="single" w:sz="4" w:space="0" w:color="000000"/>
              <w:left w:val="single" w:sz="4" w:space="0" w:color="000000"/>
              <w:bottom w:val="single" w:sz="4" w:space="0" w:color="000000"/>
              <w:right w:val="single" w:sz="4" w:space="0" w:color="000000"/>
            </w:tcBorders>
            <w:shd w:val="clear" w:color="auto" w:fill="9CC2E5"/>
          </w:tcPr>
          <w:p w14:paraId="25432786"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Number</w:t>
            </w:r>
          </w:p>
        </w:tc>
        <w:tc>
          <w:tcPr>
            <w:tcW w:w="7560" w:type="dxa"/>
            <w:tcBorders>
              <w:top w:val="single" w:sz="4" w:space="0" w:color="000000"/>
              <w:left w:val="nil"/>
              <w:bottom w:val="single" w:sz="4" w:space="0" w:color="000000"/>
              <w:right w:val="single" w:sz="4" w:space="0" w:color="000000"/>
            </w:tcBorders>
            <w:shd w:val="clear" w:color="auto" w:fill="9CC2E5"/>
          </w:tcPr>
          <w:p w14:paraId="1C500391"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Dependency</w:t>
            </w:r>
          </w:p>
        </w:tc>
      </w:tr>
      <w:tr w:rsidR="00910132" w14:paraId="269CADB3" w14:textId="77777777">
        <w:trPr>
          <w:trHeight w:val="255"/>
        </w:trPr>
        <w:tc>
          <w:tcPr>
            <w:tcW w:w="616" w:type="dxa"/>
            <w:tcBorders>
              <w:top w:val="single" w:sz="4" w:space="0" w:color="000000"/>
              <w:left w:val="single" w:sz="4" w:space="0" w:color="000000"/>
              <w:bottom w:val="single" w:sz="4" w:space="0" w:color="000000"/>
              <w:right w:val="single" w:sz="4" w:space="0" w:color="000000"/>
            </w:tcBorders>
          </w:tcPr>
          <w:p w14:paraId="2033955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DE</w:t>
            </w:r>
          </w:p>
        </w:tc>
        <w:tc>
          <w:tcPr>
            <w:tcW w:w="644" w:type="dxa"/>
            <w:tcBorders>
              <w:top w:val="single" w:sz="4" w:space="0" w:color="000000"/>
              <w:left w:val="nil"/>
              <w:bottom w:val="single" w:sz="4" w:space="0" w:color="000000"/>
              <w:right w:val="single" w:sz="4" w:space="0" w:color="000000"/>
            </w:tcBorders>
          </w:tcPr>
          <w:p w14:paraId="75F4D7C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1</w:t>
            </w:r>
          </w:p>
        </w:tc>
        <w:tc>
          <w:tcPr>
            <w:tcW w:w="7560" w:type="dxa"/>
            <w:tcBorders>
              <w:top w:val="single" w:sz="4" w:space="0" w:color="000000"/>
              <w:left w:val="nil"/>
              <w:bottom w:val="single" w:sz="4" w:space="0" w:color="000000"/>
              <w:right w:val="single" w:sz="4" w:space="0" w:color="000000"/>
            </w:tcBorders>
          </w:tcPr>
          <w:p w14:paraId="4D07282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Microsoft Azure platform</w:t>
            </w:r>
          </w:p>
        </w:tc>
      </w:tr>
      <w:tr w:rsidR="00910132" w14:paraId="6C896A0F" w14:textId="77777777">
        <w:trPr>
          <w:trHeight w:val="255"/>
        </w:trPr>
        <w:tc>
          <w:tcPr>
            <w:tcW w:w="616" w:type="dxa"/>
            <w:tcBorders>
              <w:top w:val="single" w:sz="4" w:space="0" w:color="000000"/>
              <w:left w:val="single" w:sz="4" w:space="0" w:color="000000"/>
              <w:bottom w:val="single" w:sz="4" w:space="0" w:color="000000"/>
              <w:right w:val="single" w:sz="4" w:space="0" w:color="000000"/>
            </w:tcBorders>
          </w:tcPr>
          <w:p w14:paraId="63C068B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DE </w:t>
            </w:r>
          </w:p>
        </w:tc>
        <w:tc>
          <w:tcPr>
            <w:tcW w:w="644" w:type="dxa"/>
            <w:tcBorders>
              <w:top w:val="single" w:sz="4" w:space="0" w:color="000000"/>
              <w:left w:val="nil"/>
              <w:bottom w:val="single" w:sz="4" w:space="0" w:color="000000"/>
              <w:right w:val="single" w:sz="4" w:space="0" w:color="000000"/>
            </w:tcBorders>
          </w:tcPr>
          <w:p w14:paraId="677E39A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2</w:t>
            </w:r>
          </w:p>
        </w:tc>
        <w:tc>
          <w:tcPr>
            <w:tcW w:w="7560" w:type="dxa"/>
            <w:tcBorders>
              <w:top w:val="single" w:sz="4" w:space="0" w:color="000000"/>
              <w:left w:val="nil"/>
              <w:bottom w:val="single" w:sz="4" w:space="0" w:color="000000"/>
              <w:right w:val="single" w:sz="4" w:space="0" w:color="000000"/>
            </w:tcBorders>
          </w:tcPr>
          <w:p w14:paraId="7075A6B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SQL Database</w:t>
            </w:r>
          </w:p>
        </w:tc>
      </w:tr>
    </w:tbl>
    <w:p w14:paraId="6EB6A879" w14:textId="77777777" w:rsidR="00910132" w:rsidRDefault="00E13623">
      <w:pPr>
        <w:keepNext/>
        <w:pBdr>
          <w:top w:val="nil"/>
          <w:left w:val="nil"/>
          <w:bottom w:val="single" w:sz="4" w:space="1" w:color="000000"/>
          <w:right w:val="nil"/>
          <w:between w:val="nil"/>
        </w:pBdr>
        <w:spacing w:before="240" w:after="60" w:line="240" w:lineRule="auto"/>
        <w:ind w:left="0" w:hanging="2"/>
        <w:rPr>
          <w:rFonts w:ascii="Calibri" w:eastAsia="Calibri" w:hAnsi="Calibri" w:cs="Calibri"/>
          <w:b/>
          <w:color w:val="000000"/>
          <w:sz w:val="32"/>
          <w:szCs w:val="32"/>
        </w:rPr>
      </w:pPr>
      <w:bookmarkStart w:id="20" w:name="_heading=h.1ksv4uv" w:colFirst="0" w:colLast="0"/>
      <w:bookmarkEnd w:id="20"/>
      <w:r>
        <w:br w:type="page"/>
      </w:r>
      <w:r>
        <w:rPr>
          <w:rFonts w:ascii="Calibri" w:eastAsia="Calibri" w:hAnsi="Calibri" w:cs="Calibri"/>
          <w:b/>
          <w:color w:val="000000"/>
          <w:sz w:val="32"/>
          <w:szCs w:val="32"/>
        </w:rPr>
        <w:lastRenderedPageBreak/>
        <w:t>Usage Scenario(s)</w:t>
      </w:r>
    </w:p>
    <w:p w14:paraId="706A20DE" w14:textId="77777777" w:rsidR="00910132" w:rsidRDefault="00E13623">
      <w:pPr>
        <w:ind w:left="0" w:hanging="2"/>
        <w:rPr>
          <w:rFonts w:ascii="Calibri" w:eastAsia="Calibri" w:hAnsi="Calibri" w:cs="Calibri"/>
        </w:rPr>
      </w:pPr>
      <w:r>
        <w:rPr>
          <w:rFonts w:ascii="Calibri" w:eastAsia="Calibri" w:hAnsi="Calibri" w:cs="Calibri"/>
          <w:i/>
          <w:sz w:val="20"/>
          <w:szCs w:val="20"/>
        </w:rPr>
        <w:t>The following use case shows how users interact</w:t>
      </w:r>
      <w:sdt>
        <w:sdtPr>
          <w:tag w:val="goog_rdk_5"/>
          <w:id w:val="440653600"/>
        </w:sdtPr>
        <w:sdtEndPr/>
        <w:sdtContent>
          <w:ins w:id="21" w:author="Tenti Morobe" w:date="2022-05-29T19:20:00Z">
            <w:r>
              <w:rPr>
                <w:rFonts w:ascii="Calibri" w:eastAsia="Calibri" w:hAnsi="Calibri" w:cs="Calibri"/>
                <w:i/>
                <w:sz w:val="20"/>
                <w:szCs w:val="20"/>
              </w:rPr>
              <w:t>s</w:t>
            </w:r>
          </w:ins>
        </w:sdtContent>
      </w:sdt>
      <w:r>
        <w:rPr>
          <w:rFonts w:ascii="Calibri" w:eastAsia="Calibri" w:hAnsi="Calibri" w:cs="Calibri"/>
          <w:i/>
          <w:sz w:val="20"/>
          <w:szCs w:val="20"/>
        </w:rPr>
        <w:t xml:space="preserve"> with the system</w:t>
      </w:r>
    </w:p>
    <w:p w14:paraId="327BC8AE" w14:textId="77777777" w:rsidR="00910132" w:rsidRDefault="00E13623">
      <w:pPr>
        <w:ind w:left="0" w:hanging="2"/>
        <w:jc w:val="center"/>
        <w:rPr>
          <w:rFonts w:ascii="Calibri" w:eastAsia="Calibri" w:hAnsi="Calibri" w:cs="Calibri"/>
        </w:rPr>
      </w:pPr>
      <w:r>
        <w:object w:dxaOrig="6975" w:dyaOrig="31370" w14:anchorId="758F52A8">
          <v:shape id="_x0000_s0" o:spid="_x0000_i1025" type="#_x0000_t75" style="width:340.85pt;height:611.55pt;visibility:visible" o:ole="">
            <v:imagedata r:id="rId9" o:title=""/>
            <v:path o:extrusionok="t"/>
          </v:shape>
          <o:OLEObject Type="Embed" ProgID="Visio.Drawing.15" ShapeID="_x0000_s0" DrawAspect="Content" ObjectID="_1715422669" r:id="rId10"/>
        </w:object>
      </w:r>
    </w:p>
    <w:bookmarkStart w:id="22" w:name="_heading=h.44sinio" w:colFirst="0" w:colLast="0"/>
    <w:bookmarkEnd w:id="22"/>
    <w:p w14:paraId="51CE8191" w14:textId="77777777" w:rsidR="00910132" w:rsidRDefault="00E13623">
      <w:pPr>
        <w:ind w:left="0" w:hanging="2"/>
        <w:rPr>
          <w:rFonts w:ascii="Calibri" w:eastAsia="Calibri" w:hAnsi="Calibri" w:cs="Calibri"/>
          <w:sz w:val="20"/>
          <w:szCs w:val="20"/>
        </w:rPr>
      </w:pPr>
      <w:r>
        <w:rPr>
          <w:rFonts w:ascii="Calibri" w:eastAsia="Calibri" w:hAnsi="Calibri" w:cs="Calibri"/>
          <w:sz w:val="20"/>
          <w:szCs w:val="20"/>
        </w:rPr>
        <w:object w:dxaOrig="1508" w:dyaOrig="983" w14:anchorId="1662EA33">
          <v:shape id="_x0000_i1026" type="#_x0000_t75" style="width:75.2pt;height:49.2pt;visibility:visible" o:ole="">
            <v:imagedata r:id="rId11" o:title=""/>
            <v:path o:extrusionok="t"/>
          </v:shape>
          <o:OLEObject Type="Embed" ProgID="Visio.Drawing.15" ShapeID="_x0000_i1026" DrawAspect="Content" ObjectID="_1715422670" r:id="rId12"/>
        </w:object>
      </w:r>
    </w:p>
    <w:p w14:paraId="7A4D8704" w14:textId="77777777" w:rsidR="00910132" w:rsidRDefault="00E13623">
      <w:pPr>
        <w:pStyle w:val="Heading2"/>
        <w:numPr>
          <w:ilvl w:val="1"/>
          <w:numId w:val="2"/>
        </w:numPr>
        <w:ind w:left="1" w:hanging="3"/>
        <w:rPr>
          <w:rFonts w:ascii="Calibri" w:eastAsia="Calibri" w:hAnsi="Calibri" w:cs="Calibri"/>
        </w:rPr>
      </w:pPr>
      <w:r>
        <w:rPr>
          <w:rFonts w:ascii="Calibri" w:eastAsia="Calibri" w:hAnsi="Calibri" w:cs="Calibri"/>
        </w:rPr>
        <w:t>User Story</w:t>
      </w:r>
    </w:p>
    <w:p w14:paraId="0B41A183" w14:textId="77777777" w:rsidR="00910132" w:rsidRDefault="00E13623">
      <w:pPr>
        <w:ind w:left="0" w:hanging="2"/>
        <w:rPr>
          <w:rFonts w:ascii="Calibri" w:eastAsia="Calibri" w:hAnsi="Calibri" w:cs="Calibri"/>
          <w:sz w:val="20"/>
          <w:szCs w:val="20"/>
        </w:rPr>
      </w:pPr>
      <w:r>
        <w:rPr>
          <w:rFonts w:ascii="Calibri" w:eastAsia="Calibri" w:hAnsi="Calibri" w:cs="Calibri"/>
          <w:i/>
          <w:sz w:val="20"/>
          <w:szCs w:val="20"/>
        </w:rPr>
        <w:t>The following user story describes how the staff and administrator use the system</w:t>
      </w:r>
    </w:p>
    <w:p w14:paraId="6FDDD835" w14:textId="77777777" w:rsidR="00910132" w:rsidRDefault="00910132">
      <w:pPr>
        <w:ind w:left="0" w:hanging="2"/>
        <w:rPr>
          <w:rFonts w:ascii="Calibri" w:eastAsia="Calibri" w:hAnsi="Calibri" w:cs="Calibri"/>
          <w:sz w:val="22"/>
          <w:szCs w:val="22"/>
        </w:rPr>
      </w:pPr>
    </w:p>
    <w:tbl>
      <w:tblPr>
        <w:tblStyle w:val="a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8"/>
        <w:gridCol w:w="4508"/>
      </w:tblGrid>
      <w:tr w:rsidR="00910132" w14:paraId="50144E8F" w14:textId="77777777">
        <w:tc>
          <w:tcPr>
            <w:tcW w:w="4508" w:type="dxa"/>
            <w:shd w:val="clear" w:color="auto" w:fill="9CC2E5"/>
          </w:tcPr>
          <w:p w14:paraId="2CBC5D3F"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 xml:space="preserve">Vehicle Insurance Management System </w:t>
            </w:r>
          </w:p>
        </w:tc>
        <w:tc>
          <w:tcPr>
            <w:tcW w:w="4508" w:type="dxa"/>
            <w:shd w:val="clear" w:color="auto" w:fill="9CC2E5"/>
          </w:tcPr>
          <w:p w14:paraId="5151F441"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User Story (Staff)</w:t>
            </w:r>
          </w:p>
        </w:tc>
      </w:tr>
      <w:tr w:rsidR="00910132" w14:paraId="477B0B7F" w14:textId="77777777">
        <w:trPr>
          <w:trHeight w:val="894"/>
        </w:trPr>
        <w:tc>
          <w:tcPr>
            <w:tcW w:w="4508" w:type="dxa"/>
          </w:tcPr>
          <w:p w14:paraId="3616A1D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Dashboard</w:t>
            </w:r>
          </w:p>
        </w:tc>
        <w:tc>
          <w:tcPr>
            <w:tcW w:w="4508" w:type="dxa"/>
          </w:tcPr>
          <w:p w14:paraId="1D4B591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the dashboard</w:t>
            </w:r>
          </w:p>
          <w:p w14:paraId="6EA4E892" w14:textId="77777777" w:rsidR="00910132" w:rsidRDefault="00910132">
            <w:pPr>
              <w:ind w:left="0" w:hanging="2"/>
              <w:rPr>
                <w:rFonts w:ascii="Calibri" w:eastAsia="Calibri" w:hAnsi="Calibri" w:cs="Calibri"/>
                <w:sz w:val="22"/>
                <w:szCs w:val="22"/>
              </w:rPr>
            </w:pPr>
          </w:p>
        </w:tc>
      </w:tr>
      <w:tr w:rsidR="00910132" w14:paraId="191BED19" w14:textId="77777777">
        <w:trPr>
          <w:cantSplit/>
          <w:trHeight w:val="491"/>
        </w:trPr>
        <w:tc>
          <w:tcPr>
            <w:tcW w:w="4508" w:type="dxa"/>
            <w:vMerge w:val="restart"/>
          </w:tcPr>
          <w:p w14:paraId="5674D4B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Client List</w:t>
            </w:r>
          </w:p>
        </w:tc>
        <w:tc>
          <w:tcPr>
            <w:tcW w:w="4508" w:type="dxa"/>
          </w:tcPr>
          <w:p w14:paraId="5B103DB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edit and delete clients in the system</w:t>
            </w:r>
          </w:p>
        </w:tc>
      </w:tr>
      <w:tr w:rsidR="00910132" w14:paraId="3F30F7CB" w14:textId="77777777">
        <w:trPr>
          <w:cantSplit/>
          <w:trHeight w:val="499"/>
        </w:trPr>
        <w:tc>
          <w:tcPr>
            <w:tcW w:w="4508" w:type="dxa"/>
            <w:vMerge/>
          </w:tcPr>
          <w:p w14:paraId="5F638F3A"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097A984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search for different clients in the system</w:t>
            </w:r>
          </w:p>
        </w:tc>
      </w:tr>
      <w:tr w:rsidR="00910132" w14:paraId="4CC5FACE" w14:textId="77777777">
        <w:trPr>
          <w:cantSplit/>
          <w:trHeight w:val="256"/>
        </w:trPr>
        <w:tc>
          <w:tcPr>
            <w:tcW w:w="4508" w:type="dxa"/>
            <w:vMerge/>
          </w:tcPr>
          <w:p w14:paraId="549F0754"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73E9008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a list of clients in the system with a brief summary of each</w:t>
            </w:r>
          </w:p>
        </w:tc>
      </w:tr>
      <w:tr w:rsidR="00910132" w14:paraId="572B9757" w14:textId="77777777">
        <w:trPr>
          <w:cantSplit/>
          <w:trHeight w:val="543"/>
        </w:trPr>
        <w:tc>
          <w:tcPr>
            <w:tcW w:w="4508" w:type="dxa"/>
            <w:vMerge w:val="restart"/>
          </w:tcPr>
          <w:p w14:paraId="6233A0D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Insurance list </w:t>
            </w:r>
          </w:p>
        </w:tc>
        <w:tc>
          <w:tcPr>
            <w:tcW w:w="4508" w:type="dxa"/>
          </w:tcPr>
          <w:p w14:paraId="71AEBA3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search for different insurances in the system</w:t>
            </w:r>
          </w:p>
        </w:tc>
      </w:tr>
      <w:tr w:rsidR="00910132" w14:paraId="7404295C" w14:textId="77777777">
        <w:trPr>
          <w:cantSplit/>
          <w:trHeight w:val="500"/>
        </w:trPr>
        <w:tc>
          <w:tcPr>
            <w:tcW w:w="4508" w:type="dxa"/>
            <w:vMerge/>
          </w:tcPr>
          <w:p w14:paraId="3E59D513"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1750060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edit and delete insurance files in the system</w:t>
            </w:r>
          </w:p>
        </w:tc>
      </w:tr>
      <w:tr w:rsidR="00910132" w14:paraId="4A71AA08" w14:textId="77777777">
        <w:trPr>
          <w:cantSplit/>
          <w:trHeight w:val="300"/>
        </w:trPr>
        <w:tc>
          <w:tcPr>
            <w:tcW w:w="4508" w:type="dxa"/>
            <w:vMerge/>
          </w:tcPr>
          <w:p w14:paraId="5EB3A110"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2C36B95B"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the list of insurances with a brief summary of each.</w:t>
            </w:r>
          </w:p>
        </w:tc>
      </w:tr>
      <w:tr w:rsidR="00910132" w14:paraId="2BA67FCE" w14:textId="77777777">
        <w:trPr>
          <w:cantSplit/>
          <w:trHeight w:val="120"/>
        </w:trPr>
        <w:tc>
          <w:tcPr>
            <w:tcW w:w="4508" w:type="dxa"/>
            <w:vMerge w:val="restart"/>
          </w:tcPr>
          <w:p w14:paraId="0594C3CF"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Reports</w:t>
            </w:r>
          </w:p>
        </w:tc>
        <w:tc>
          <w:tcPr>
            <w:tcW w:w="4508" w:type="dxa"/>
          </w:tcPr>
          <w:p w14:paraId="372899F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print and filter reports based on the dates</w:t>
            </w:r>
          </w:p>
        </w:tc>
      </w:tr>
      <w:tr w:rsidR="00910132" w14:paraId="0A73777E" w14:textId="77777777">
        <w:trPr>
          <w:cantSplit/>
          <w:trHeight w:val="900"/>
        </w:trPr>
        <w:tc>
          <w:tcPr>
            <w:tcW w:w="4508" w:type="dxa"/>
            <w:vMerge/>
          </w:tcPr>
          <w:p w14:paraId="2D81BFBA"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65A51DC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the list of all reports in the system with a brief summary of each</w:t>
            </w:r>
          </w:p>
        </w:tc>
      </w:tr>
      <w:tr w:rsidR="00910132" w14:paraId="1B7DE411" w14:textId="77777777">
        <w:trPr>
          <w:cantSplit/>
          <w:trHeight w:val="572"/>
        </w:trPr>
        <w:tc>
          <w:tcPr>
            <w:tcW w:w="4508" w:type="dxa"/>
            <w:vMerge w:val="restart"/>
          </w:tcPr>
          <w:p w14:paraId="0ABBD25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Category List</w:t>
            </w:r>
          </w:p>
        </w:tc>
        <w:tc>
          <w:tcPr>
            <w:tcW w:w="4508" w:type="dxa"/>
          </w:tcPr>
          <w:p w14:paraId="6281754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edit and delete categories</w:t>
            </w:r>
          </w:p>
        </w:tc>
      </w:tr>
      <w:tr w:rsidR="00910132" w14:paraId="70DA11A2" w14:textId="77777777">
        <w:trPr>
          <w:cantSplit/>
          <w:trHeight w:val="109"/>
        </w:trPr>
        <w:tc>
          <w:tcPr>
            <w:tcW w:w="4508" w:type="dxa"/>
            <w:vMerge/>
          </w:tcPr>
          <w:p w14:paraId="47A31287"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560AA147"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search for different categories in the system</w:t>
            </w:r>
          </w:p>
        </w:tc>
      </w:tr>
      <w:tr w:rsidR="00910132" w14:paraId="764ABEF5" w14:textId="77777777">
        <w:trPr>
          <w:cantSplit/>
          <w:trHeight w:val="150"/>
        </w:trPr>
        <w:tc>
          <w:tcPr>
            <w:tcW w:w="4508" w:type="dxa"/>
            <w:vMerge/>
          </w:tcPr>
          <w:p w14:paraId="78E362D1"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4652EC9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the list of all categories with a brief summary of each.</w:t>
            </w:r>
          </w:p>
        </w:tc>
      </w:tr>
      <w:tr w:rsidR="00910132" w14:paraId="3EB9B90E" w14:textId="77777777">
        <w:trPr>
          <w:cantSplit/>
          <w:trHeight w:val="557"/>
        </w:trPr>
        <w:tc>
          <w:tcPr>
            <w:tcW w:w="4508" w:type="dxa"/>
            <w:vMerge w:val="restart"/>
          </w:tcPr>
          <w:p w14:paraId="2C8CAB0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Policies List</w:t>
            </w:r>
          </w:p>
        </w:tc>
        <w:tc>
          <w:tcPr>
            <w:tcW w:w="4508" w:type="dxa"/>
          </w:tcPr>
          <w:p w14:paraId="2B88EB5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edit and delete policies</w:t>
            </w:r>
          </w:p>
        </w:tc>
      </w:tr>
      <w:tr w:rsidR="00910132" w14:paraId="4C8E88CE" w14:textId="77777777">
        <w:trPr>
          <w:cantSplit/>
          <w:trHeight w:val="290"/>
        </w:trPr>
        <w:tc>
          <w:tcPr>
            <w:tcW w:w="4508" w:type="dxa"/>
            <w:vMerge/>
          </w:tcPr>
          <w:p w14:paraId="75FD345C"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0DCEAB4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search for different policies in the system</w:t>
            </w:r>
          </w:p>
        </w:tc>
      </w:tr>
      <w:tr w:rsidR="00910132" w14:paraId="4B921808" w14:textId="77777777">
        <w:trPr>
          <w:cantSplit/>
          <w:trHeight w:val="237"/>
        </w:trPr>
        <w:tc>
          <w:tcPr>
            <w:tcW w:w="4508" w:type="dxa"/>
            <w:vMerge/>
          </w:tcPr>
          <w:p w14:paraId="13232CE4"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477DE97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view the list of all categories with a brief summary of each.</w:t>
            </w:r>
          </w:p>
          <w:p w14:paraId="447159E2" w14:textId="77777777" w:rsidR="00910132" w:rsidRDefault="00910132">
            <w:pPr>
              <w:ind w:left="0" w:hanging="2"/>
              <w:rPr>
                <w:rFonts w:ascii="Calibri" w:eastAsia="Calibri" w:hAnsi="Calibri" w:cs="Calibri"/>
                <w:sz w:val="22"/>
                <w:szCs w:val="22"/>
              </w:rPr>
            </w:pPr>
          </w:p>
        </w:tc>
      </w:tr>
      <w:tr w:rsidR="00910132" w14:paraId="19625911" w14:textId="77777777">
        <w:trPr>
          <w:cantSplit/>
          <w:trHeight w:val="550"/>
        </w:trPr>
        <w:tc>
          <w:tcPr>
            <w:tcW w:w="4508" w:type="dxa"/>
            <w:vMerge w:val="restart"/>
          </w:tcPr>
          <w:p w14:paraId="3EB0B81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Account manager</w:t>
            </w:r>
          </w:p>
        </w:tc>
        <w:tc>
          <w:tcPr>
            <w:tcW w:w="4508" w:type="dxa"/>
          </w:tcPr>
          <w:p w14:paraId="1C92DAEB"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update my personal information and passwords</w:t>
            </w:r>
          </w:p>
          <w:p w14:paraId="48E52251" w14:textId="77777777" w:rsidR="00910132" w:rsidRDefault="00910132">
            <w:pPr>
              <w:ind w:left="0" w:hanging="2"/>
              <w:rPr>
                <w:rFonts w:ascii="Calibri" w:eastAsia="Calibri" w:hAnsi="Calibri" w:cs="Calibri"/>
                <w:sz w:val="22"/>
                <w:szCs w:val="22"/>
              </w:rPr>
            </w:pPr>
          </w:p>
        </w:tc>
      </w:tr>
      <w:tr w:rsidR="00910132" w14:paraId="157994DF" w14:textId="77777777">
        <w:trPr>
          <w:cantSplit/>
          <w:trHeight w:val="246"/>
        </w:trPr>
        <w:tc>
          <w:tcPr>
            <w:tcW w:w="4508" w:type="dxa"/>
            <w:vMerge/>
          </w:tcPr>
          <w:p w14:paraId="6CFF9A45"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24CE32A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Log in and log out of the system</w:t>
            </w:r>
          </w:p>
        </w:tc>
      </w:tr>
      <w:tr w:rsidR="00910132" w14:paraId="5E0B3F60" w14:textId="77777777">
        <w:trPr>
          <w:cantSplit/>
          <w:trHeight w:val="150"/>
        </w:trPr>
        <w:tc>
          <w:tcPr>
            <w:tcW w:w="4508" w:type="dxa"/>
            <w:vMerge w:val="restart"/>
          </w:tcPr>
          <w:p w14:paraId="7450F9F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lastRenderedPageBreak/>
              <w:t>Navigation</w:t>
            </w:r>
          </w:p>
        </w:tc>
        <w:tc>
          <w:tcPr>
            <w:tcW w:w="4508" w:type="dxa"/>
          </w:tcPr>
          <w:p w14:paraId="61915E9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select how many entities I want to display.</w:t>
            </w:r>
          </w:p>
          <w:p w14:paraId="20E721E0" w14:textId="77777777" w:rsidR="00910132" w:rsidRDefault="00910132">
            <w:pPr>
              <w:ind w:left="0" w:hanging="2"/>
              <w:rPr>
                <w:rFonts w:ascii="Calibri" w:eastAsia="Calibri" w:hAnsi="Calibri" w:cs="Calibri"/>
                <w:sz w:val="22"/>
                <w:szCs w:val="22"/>
              </w:rPr>
            </w:pPr>
          </w:p>
        </w:tc>
      </w:tr>
      <w:tr w:rsidR="00910132" w14:paraId="2C880480" w14:textId="77777777">
        <w:trPr>
          <w:cantSplit/>
          <w:trHeight w:val="110"/>
        </w:trPr>
        <w:tc>
          <w:tcPr>
            <w:tcW w:w="4508" w:type="dxa"/>
            <w:vMerge/>
          </w:tcPr>
          <w:p w14:paraId="708B3E22"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28DB8CA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 staff member, I can navigate between pages</w:t>
            </w:r>
          </w:p>
          <w:p w14:paraId="09AF7E2C" w14:textId="77777777" w:rsidR="00910132" w:rsidRDefault="00910132">
            <w:pPr>
              <w:ind w:left="0" w:hanging="2"/>
              <w:rPr>
                <w:rFonts w:ascii="Calibri" w:eastAsia="Calibri" w:hAnsi="Calibri" w:cs="Calibri"/>
                <w:sz w:val="22"/>
                <w:szCs w:val="22"/>
              </w:rPr>
            </w:pPr>
          </w:p>
        </w:tc>
      </w:tr>
    </w:tbl>
    <w:p w14:paraId="792163E9" w14:textId="77777777" w:rsidR="00910132" w:rsidRDefault="00910132">
      <w:pPr>
        <w:ind w:left="0" w:hanging="2"/>
        <w:rPr>
          <w:rFonts w:ascii="Calibri" w:eastAsia="Calibri" w:hAnsi="Calibri" w:cs="Calibri"/>
          <w:sz w:val="22"/>
          <w:szCs w:val="22"/>
        </w:rPr>
      </w:pPr>
    </w:p>
    <w:p w14:paraId="1102D171" w14:textId="77777777" w:rsidR="00910132" w:rsidRDefault="00910132">
      <w:pPr>
        <w:ind w:left="0" w:hanging="2"/>
        <w:rPr>
          <w:rFonts w:ascii="Calibri" w:eastAsia="Calibri" w:hAnsi="Calibri" w:cs="Calibri"/>
          <w:sz w:val="22"/>
          <w:szCs w:val="22"/>
        </w:rPr>
      </w:pPr>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8"/>
        <w:gridCol w:w="4508"/>
      </w:tblGrid>
      <w:tr w:rsidR="00910132" w14:paraId="6B3F906E" w14:textId="77777777">
        <w:tc>
          <w:tcPr>
            <w:tcW w:w="4508" w:type="dxa"/>
            <w:shd w:val="clear" w:color="auto" w:fill="9CC2E5"/>
          </w:tcPr>
          <w:p w14:paraId="34298FD4"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Vehicle Insurance Management System</w:t>
            </w:r>
          </w:p>
        </w:tc>
        <w:tc>
          <w:tcPr>
            <w:tcW w:w="4508" w:type="dxa"/>
            <w:shd w:val="clear" w:color="auto" w:fill="9CC2E5"/>
          </w:tcPr>
          <w:p w14:paraId="397F7F33"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User Story (Administrator)</w:t>
            </w:r>
          </w:p>
        </w:tc>
      </w:tr>
      <w:tr w:rsidR="00910132" w14:paraId="19F5C883" w14:textId="77777777">
        <w:tc>
          <w:tcPr>
            <w:tcW w:w="4508" w:type="dxa"/>
          </w:tcPr>
          <w:p w14:paraId="0094C20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Dashboard</w:t>
            </w:r>
          </w:p>
        </w:tc>
        <w:tc>
          <w:tcPr>
            <w:tcW w:w="4508" w:type="dxa"/>
          </w:tcPr>
          <w:p w14:paraId="65E52A6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the dashboard</w:t>
            </w:r>
          </w:p>
          <w:p w14:paraId="2398049D" w14:textId="77777777" w:rsidR="00910132" w:rsidRDefault="00910132">
            <w:pPr>
              <w:ind w:left="0" w:hanging="2"/>
              <w:rPr>
                <w:rFonts w:ascii="Calibri" w:eastAsia="Calibri" w:hAnsi="Calibri" w:cs="Calibri"/>
                <w:sz w:val="22"/>
                <w:szCs w:val="22"/>
              </w:rPr>
            </w:pPr>
          </w:p>
        </w:tc>
      </w:tr>
      <w:tr w:rsidR="00910132" w14:paraId="010269B1" w14:textId="77777777">
        <w:trPr>
          <w:cantSplit/>
          <w:trHeight w:val="270"/>
        </w:trPr>
        <w:tc>
          <w:tcPr>
            <w:tcW w:w="4508" w:type="dxa"/>
            <w:vMerge w:val="restart"/>
          </w:tcPr>
          <w:p w14:paraId="051A1C6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Client List</w:t>
            </w:r>
          </w:p>
        </w:tc>
        <w:tc>
          <w:tcPr>
            <w:tcW w:w="4508" w:type="dxa"/>
          </w:tcPr>
          <w:p w14:paraId="55BFD0C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add a new client</w:t>
            </w:r>
          </w:p>
          <w:p w14:paraId="3AB9B285" w14:textId="77777777" w:rsidR="00910132" w:rsidRDefault="00910132">
            <w:pPr>
              <w:ind w:left="0" w:hanging="2"/>
              <w:rPr>
                <w:rFonts w:ascii="Calibri" w:eastAsia="Calibri" w:hAnsi="Calibri" w:cs="Calibri"/>
                <w:sz w:val="22"/>
                <w:szCs w:val="22"/>
              </w:rPr>
            </w:pPr>
          </w:p>
        </w:tc>
      </w:tr>
      <w:tr w:rsidR="00910132" w14:paraId="1CFA54E0" w14:textId="77777777">
        <w:trPr>
          <w:cantSplit/>
          <w:trHeight w:val="590"/>
        </w:trPr>
        <w:tc>
          <w:tcPr>
            <w:tcW w:w="4508" w:type="dxa"/>
            <w:vMerge/>
          </w:tcPr>
          <w:p w14:paraId="549D68D1"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35CAF8A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edit and delete clients in the system</w:t>
            </w:r>
          </w:p>
          <w:p w14:paraId="46B15AEF" w14:textId="77777777" w:rsidR="00910132" w:rsidRDefault="00910132">
            <w:pPr>
              <w:ind w:left="0" w:hanging="2"/>
              <w:rPr>
                <w:rFonts w:ascii="Calibri" w:eastAsia="Calibri" w:hAnsi="Calibri" w:cs="Calibri"/>
                <w:sz w:val="22"/>
                <w:szCs w:val="22"/>
              </w:rPr>
            </w:pPr>
          </w:p>
        </w:tc>
      </w:tr>
      <w:tr w:rsidR="00910132" w14:paraId="2CEADD1D" w14:textId="77777777">
        <w:trPr>
          <w:cantSplit/>
          <w:trHeight w:val="540"/>
        </w:trPr>
        <w:tc>
          <w:tcPr>
            <w:tcW w:w="4508" w:type="dxa"/>
            <w:vMerge/>
          </w:tcPr>
          <w:p w14:paraId="4A96C4E1"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150BCBB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search for different clients in the system</w:t>
            </w:r>
          </w:p>
          <w:p w14:paraId="009345D6" w14:textId="77777777" w:rsidR="00910132" w:rsidRDefault="00910132">
            <w:pPr>
              <w:ind w:left="0" w:hanging="2"/>
              <w:rPr>
                <w:rFonts w:ascii="Calibri" w:eastAsia="Calibri" w:hAnsi="Calibri" w:cs="Calibri"/>
                <w:sz w:val="22"/>
                <w:szCs w:val="22"/>
              </w:rPr>
            </w:pPr>
          </w:p>
        </w:tc>
      </w:tr>
      <w:tr w:rsidR="00910132" w14:paraId="0F6D398A" w14:textId="77777777">
        <w:trPr>
          <w:cantSplit/>
          <w:trHeight w:val="256"/>
        </w:trPr>
        <w:tc>
          <w:tcPr>
            <w:tcW w:w="4508" w:type="dxa"/>
            <w:vMerge/>
          </w:tcPr>
          <w:p w14:paraId="4931681E"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0774304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a list of clients in the system with a brief summary of each</w:t>
            </w:r>
          </w:p>
        </w:tc>
      </w:tr>
      <w:tr w:rsidR="00910132" w14:paraId="7B98767C" w14:textId="77777777">
        <w:trPr>
          <w:cantSplit/>
          <w:trHeight w:val="610"/>
        </w:trPr>
        <w:tc>
          <w:tcPr>
            <w:tcW w:w="4508" w:type="dxa"/>
            <w:vMerge w:val="restart"/>
          </w:tcPr>
          <w:p w14:paraId="6C450E8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Insurances</w:t>
            </w:r>
          </w:p>
        </w:tc>
        <w:tc>
          <w:tcPr>
            <w:tcW w:w="4508" w:type="dxa"/>
          </w:tcPr>
          <w:p w14:paraId="304ABE5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add a new insurance in the system</w:t>
            </w:r>
          </w:p>
          <w:p w14:paraId="3E73CD51" w14:textId="77777777" w:rsidR="00910132" w:rsidRDefault="00910132">
            <w:pPr>
              <w:ind w:left="0" w:hanging="2"/>
              <w:rPr>
                <w:rFonts w:ascii="Calibri" w:eastAsia="Calibri" w:hAnsi="Calibri" w:cs="Calibri"/>
                <w:sz w:val="22"/>
                <w:szCs w:val="22"/>
              </w:rPr>
            </w:pPr>
          </w:p>
        </w:tc>
      </w:tr>
      <w:tr w:rsidR="00910132" w14:paraId="10807B69" w14:textId="77777777">
        <w:trPr>
          <w:cantSplit/>
          <w:trHeight w:val="190"/>
        </w:trPr>
        <w:tc>
          <w:tcPr>
            <w:tcW w:w="4508" w:type="dxa"/>
            <w:vMerge/>
          </w:tcPr>
          <w:p w14:paraId="23067FFD"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4B68DA0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search for different insurances in the system</w:t>
            </w:r>
          </w:p>
        </w:tc>
      </w:tr>
      <w:tr w:rsidR="00910132" w14:paraId="3700ECB8" w14:textId="77777777">
        <w:trPr>
          <w:cantSplit/>
          <w:trHeight w:val="130"/>
        </w:trPr>
        <w:tc>
          <w:tcPr>
            <w:tcW w:w="4508" w:type="dxa"/>
            <w:vMerge/>
          </w:tcPr>
          <w:p w14:paraId="2C0B2836"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43127AE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add a new insurance in the system</w:t>
            </w:r>
          </w:p>
        </w:tc>
      </w:tr>
      <w:tr w:rsidR="00910132" w14:paraId="3057863B" w14:textId="77777777">
        <w:trPr>
          <w:cantSplit/>
          <w:trHeight w:val="500"/>
        </w:trPr>
        <w:tc>
          <w:tcPr>
            <w:tcW w:w="4508" w:type="dxa"/>
            <w:vMerge/>
          </w:tcPr>
          <w:p w14:paraId="398626A9"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6A85F6B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edit and delete insurance files in the system</w:t>
            </w:r>
          </w:p>
        </w:tc>
      </w:tr>
      <w:tr w:rsidR="00910132" w14:paraId="1799148C" w14:textId="77777777">
        <w:trPr>
          <w:cantSplit/>
          <w:trHeight w:val="300"/>
        </w:trPr>
        <w:tc>
          <w:tcPr>
            <w:tcW w:w="4508" w:type="dxa"/>
            <w:vMerge/>
          </w:tcPr>
          <w:p w14:paraId="28C5498C"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33A3379B"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the list of insurances with a brief summary of each.</w:t>
            </w:r>
          </w:p>
        </w:tc>
      </w:tr>
      <w:tr w:rsidR="00910132" w14:paraId="11C8C5F2" w14:textId="77777777">
        <w:trPr>
          <w:cantSplit/>
          <w:trHeight w:val="120"/>
        </w:trPr>
        <w:tc>
          <w:tcPr>
            <w:tcW w:w="4508" w:type="dxa"/>
            <w:vMerge w:val="restart"/>
          </w:tcPr>
          <w:p w14:paraId="66B5ED2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Reports</w:t>
            </w:r>
          </w:p>
        </w:tc>
        <w:tc>
          <w:tcPr>
            <w:tcW w:w="4508" w:type="dxa"/>
          </w:tcPr>
          <w:p w14:paraId="6C5847D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print and filter reports based on the dates</w:t>
            </w:r>
          </w:p>
        </w:tc>
      </w:tr>
      <w:tr w:rsidR="00910132" w14:paraId="1AA86E14" w14:textId="77777777">
        <w:trPr>
          <w:cantSplit/>
          <w:trHeight w:val="110"/>
        </w:trPr>
        <w:tc>
          <w:tcPr>
            <w:tcW w:w="4508" w:type="dxa"/>
            <w:vMerge/>
          </w:tcPr>
          <w:p w14:paraId="5E5E894A"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6BC5B47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the list of all reports in the system with a brief summary of each</w:t>
            </w:r>
          </w:p>
        </w:tc>
      </w:tr>
      <w:tr w:rsidR="00910132" w14:paraId="1213365B" w14:textId="77777777">
        <w:trPr>
          <w:cantSplit/>
          <w:trHeight w:val="160"/>
        </w:trPr>
        <w:tc>
          <w:tcPr>
            <w:tcW w:w="4508" w:type="dxa"/>
            <w:vMerge w:val="restart"/>
          </w:tcPr>
          <w:p w14:paraId="4A93C81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Category List</w:t>
            </w:r>
          </w:p>
        </w:tc>
        <w:tc>
          <w:tcPr>
            <w:tcW w:w="4508" w:type="dxa"/>
          </w:tcPr>
          <w:p w14:paraId="226EDCA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add a new category</w:t>
            </w:r>
          </w:p>
        </w:tc>
      </w:tr>
      <w:tr w:rsidR="00910132" w14:paraId="7E17F3CB" w14:textId="77777777">
        <w:trPr>
          <w:cantSplit/>
          <w:trHeight w:val="100"/>
        </w:trPr>
        <w:tc>
          <w:tcPr>
            <w:tcW w:w="4508" w:type="dxa"/>
            <w:vMerge/>
          </w:tcPr>
          <w:p w14:paraId="0618EC12"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05252C0F"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edit and delete categories</w:t>
            </w:r>
          </w:p>
        </w:tc>
      </w:tr>
      <w:tr w:rsidR="00910132" w14:paraId="5F084B5A" w14:textId="77777777">
        <w:trPr>
          <w:cantSplit/>
          <w:trHeight w:val="109"/>
        </w:trPr>
        <w:tc>
          <w:tcPr>
            <w:tcW w:w="4508" w:type="dxa"/>
            <w:vMerge/>
          </w:tcPr>
          <w:p w14:paraId="77F0A35C"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65B800E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search for different categories in the system</w:t>
            </w:r>
          </w:p>
        </w:tc>
      </w:tr>
      <w:tr w:rsidR="00910132" w14:paraId="359CDF01" w14:textId="77777777">
        <w:trPr>
          <w:cantSplit/>
          <w:trHeight w:val="150"/>
        </w:trPr>
        <w:tc>
          <w:tcPr>
            <w:tcW w:w="4508" w:type="dxa"/>
            <w:vMerge/>
          </w:tcPr>
          <w:p w14:paraId="5C3FB1EE"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1299E96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the list of all categories with a brief summary of each.</w:t>
            </w:r>
          </w:p>
        </w:tc>
      </w:tr>
      <w:tr w:rsidR="00910132" w14:paraId="118D0E62" w14:textId="77777777">
        <w:trPr>
          <w:cantSplit/>
          <w:trHeight w:val="260"/>
        </w:trPr>
        <w:tc>
          <w:tcPr>
            <w:tcW w:w="4508" w:type="dxa"/>
            <w:vMerge w:val="restart"/>
          </w:tcPr>
          <w:p w14:paraId="5E23EC1F"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Policies List</w:t>
            </w:r>
          </w:p>
        </w:tc>
        <w:tc>
          <w:tcPr>
            <w:tcW w:w="4508" w:type="dxa"/>
          </w:tcPr>
          <w:p w14:paraId="23265B6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add a new policy in the system</w:t>
            </w:r>
          </w:p>
        </w:tc>
      </w:tr>
      <w:tr w:rsidR="00910132" w14:paraId="3D5C9D09" w14:textId="77777777">
        <w:trPr>
          <w:cantSplit/>
          <w:trHeight w:val="540"/>
        </w:trPr>
        <w:tc>
          <w:tcPr>
            <w:tcW w:w="4508" w:type="dxa"/>
            <w:vMerge/>
          </w:tcPr>
          <w:p w14:paraId="6B6D6D29"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6001BA8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edit and delete policies</w:t>
            </w:r>
          </w:p>
        </w:tc>
      </w:tr>
      <w:tr w:rsidR="00910132" w14:paraId="22007E9A" w14:textId="77777777">
        <w:trPr>
          <w:cantSplit/>
          <w:trHeight w:val="290"/>
        </w:trPr>
        <w:tc>
          <w:tcPr>
            <w:tcW w:w="4508" w:type="dxa"/>
            <w:vMerge/>
          </w:tcPr>
          <w:p w14:paraId="250148A0"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3D4BDA3F"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search for different policies in the system</w:t>
            </w:r>
          </w:p>
        </w:tc>
      </w:tr>
      <w:tr w:rsidR="00910132" w14:paraId="1EDE00C7" w14:textId="77777777">
        <w:trPr>
          <w:cantSplit/>
          <w:trHeight w:val="237"/>
        </w:trPr>
        <w:tc>
          <w:tcPr>
            <w:tcW w:w="4508" w:type="dxa"/>
            <w:vMerge/>
          </w:tcPr>
          <w:p w14:paraId="08059A03"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59F2242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the list of all categories with a brief summary of each.</w:t>
            </w:r>
          </w:p>
          <w:p w14:paraId="3962D04E" w14:textId="77777777" w:rsidR="00910132" w:rsidRDefault="00910132">
            <w:pPr>
              <w:ind w:left="0" w:hanging="2"/>
              <w:rPr>
                <w:rFonts w:ascii="Calibri" w:eastAsia="Calibri" w:hAnsi="Calibri" w:cs="Calibri"/>
                <w:sz w:val="22"/>
                <w:szCs w:val="22"/>
              </w:rPr>
            </w:pPr>
          </w:p>
        </w:tc>
      </w:tr>
      <w:tr w:rsidR="00910132" w14:paraId="45FFB1BE" w14:textId="77777777">
        <w:trPr>
          <w:cantSplit/>
          <w:trHeight w:val="80"/>
        </w:trPr>
        <w:tc>
          <w:tcPr>
            <w:tcW w:w="4508" w:type="dxa"/>
            <w:vMerge w:val="restart"/>
          </w:tcPr>
          <w:p w14:paraId="45D08DD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User List</w:t>
            </w:r>
          </w:p>
        </w:tc>
        <w:tc>
          <w:tcPr>
            <w:tcW w:w="4508" w:type="dxa"/>
          </w:tcPr>
          <w:p w14:paraId="6CDF1A4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As an administrator, I can create a new user </w:t>
            </w:r>
          </w:p>
        </w:tc>
      </w:tr>
      <w:tr w:rsidR="00910132" w14:paraId="0BF51C2C" w14:textId="77777777">
        <w:trPr>
          <w:cantSplit/>
          <w:trHeight w:val="100"/>
        </w:trPr>
        <w:tc>
          <w:tcPr>
            <w:tcW w:w="4508" w:type="dxa"/>
            <w:vMerge/>
          </w:tcPr>
          <w:p w14:paraId="7D52966B"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6461834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update and delete the user’s information.</w:t>
            </w:r>
          </w:p>
        </w:tc>
      </w:tr>
      <w:tr w:rsidR="00910132" w14:paraId="33215264" w14:textId="77777777">
        <w:trPr>
          <w:cantSplit/>
          <w:trHeight w:val="170"/>
        </w:trPr>
        <w:tc>
          <w:tcPr>
            <w:tcW w:w="4508" w:type="dxa"/>
            <w:vMerge/>
          </w:tcPr>
          <w:p w14:paraId="5546895E"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0E10BCA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search for different users in the system.</w:t>
            </w:r>
          </w:p>
        </w:tc>
      </w:tr>
      <w:tr w:rsidR="00910132" w14:paraId="4EFFABE3" w14:textId="77777777">
        <w:trPr>
          <w:cantSplit/>
          <w:trHeight w:val="90"/>
        </w:trPr>
        <w:tc>
          <w:tcPr>
            <w:tcW w:w="4508" w:type="dxa"/>
            <w:vMerge/>
          </w:tcPr>
          <w:p w14:paraId="2062A15E"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02D5613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view the list of all users in the system with a brief summary of each user.</w:t>
            </w:r>
          </w:p>
        </w:tc>
      </w:tr>
      <w:tr w:rsidR="00910132" w14:paraId="61AB9B59" w14:textId="77777777">
        <w:trPr>
          <w:trHeight w:val="210"/>
        </w:trPr>
        <w:tc>
          <w:tcPr>
            <w:tcW w:w="4508" w:type="dxa"/>
          </w:tcPr>
          <w:p w14:paraId="4171F7B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Setting</w:t>
            </w:r>
          </w:p>
        </w:tc>
        <w:tc>
          <w:tcPr>
            <w:tcW w:w="4508" w:type="dxa"/>
          </w:tcPr>
          <w:p w14:paraId="4C37EBB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update system information such as the system name, system cover, system logo and the system short name</w:t>
            </w:r>
          </w:p>
          <w:p w14:paraId="185A779E" w14:textId="77777777" w:rsidR="00910132" w:rsidRDefault="00910132">
            <w:pPr>
              <w:ind w:left="0" w:hanging="2"/>
              <w:rPr>
                <w:rFonts w:ascii="Calibri" w:eastAsia="Calibri" w:hAnsi="Calibri" w:cs="Calibri"/>
                <w:sz w:val="22"/>
                <w:szCs w:val="22"/>
              </w:rPr>
            </w:pPr>
          </w:p>
        </w:tc>
      </w:tr>
      <w:tr w:rsidR="00910132" w14:paraId="26BFCCFE" w14:textId="77777777">
        <w:trPr>
          <w:cantSplit/>
          <w:trHeight w:val="550"/>
        </w:trPr>
        <w:tc>
          <w:tcPr>
            <w:tcW w:w="4508" w:type="dxa"/>
            <w:vMerge w:val="restart"/>
          </w:tcPr>
          <w:p w14:paraId="0F7392F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Account mana</w:t>
            </w:r>
            <w:r>
              <w:rPr>
                <w:rFonts w:ascii="Calibri" w:eastAsia="Calibri" w:hAnsi="Calibri" w:cs="Calibri"/>
                <w:sz w:val="22"/>
                <w:szCs w:val="22"/>
              </w:rPr>
              <w:t>ger</w:t>
            </w:r>
          </w:p>
        </w:tc>
        <w:tc>
          <w:tcPr>
            <w:tcW w:w="4508" w:type="dxa"/>
          </w:tcPr>
          <w:p w14:paraId="5FD96A8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update my personal information and passwords</w:t>
            </w:r>
          </w:p>
          <w:p w14:paraId="32D8158F" w14:textId="77777777" w:rsidR="00910132" w:rsidRDefault="00910132">
            <w:pPr>
              <w:ind w:left="0" w:hanging="2"/>
              <w:rPr>
                <w:rFonts w:ascii="Calibri" w:eastAsia="Calibri" w:hAnsi="Calibri" w:cs="Calibri"/>
                <w:sz w:val="22"/>
                <w:szCs w:val="22"/>
              </w:rPr>
            </w:pPr>
          </w:p>
        </w:tc>
      </w:tr>
      <w:tr w:rsidR="00910132" w14:paraId="14B05C52" w14:textId="77777777">
        <w:trPr>
          <w:cantSplit/>
          <w:trHeight w:val="246"/>
        </w:trPr>
        <w:tc>
          <w:tcPr>
            <w:tcW w:w="4508" w:type="dxa"/>
            <w:vMerge/>
          </w:tcPr>
          <w:p w14:paraId="2727EF09"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420A000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As an administrator, I can Log in and </w:t>
            </w:r>
            <w:proofErr w:type="gramStart"/>
            <w:r>
              <w:rPr>
                <w:rFonts w:ascii="Calibri" w:eastAsia="Calibri" w:hAnsi="Calibri" w:cs="Calibri"/>
                <w:sz w:val="22"/>
                <w:szCs w:val="22"/>
              </w:rPr>
              <w:t>Log</w:t>
            </w:r>
            <w:proofErr w:type="gramEnd"/>
            <w:r>
              <w:rPr>
                <w:rFonts w:ascii="Calibri" w:eastAsia="Calibri" w:hAnsi="Calibri" w:cs="Calibri"/>
                <w:sz w:val="22"/>
                <w:szCs w:val="22"/>
              </w:rPr>
              <w:t xml:space="preserve"> out of the system</w:t>
            </w:r>
          </w:p>
        </w:tc>
      </w:tr>
      <w:tr w:rsidR="00910132" w14:paraId="37CD0181" w14:textId="77777777">
        <w:trPr>
          <w:cantSplit/>
          <w:trHeight w:val="150"/>
        </w:trPr>
        <w:tc>
          <w:tcPr>
            <w:tcW w:w="4508" w:type="dxa"/>
            <w:vMerge w:val="restart"/>
          </w:tcPr>
          <w:p w14:paraId="4CD283B7"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Navigation</w:t>
            </w:r>
          </w:p>
        </w:tc>
        <w:tc>
          <w:tcPr>
            <w:tcW w:w="4508" w:type="dxa"/>
          </w:tcPr>
          <w:p w14:paraId="4313D9B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select how many entities do I want to display</w:t>
            </w:r>
          </w:p>
          <w:p w14:paraId="6B946AAB" w14:textId="77777777" w:rsidR="00910132" w:rsidRDefault="00910132">
            <w:pPr>
              <w:ind w:left="0" w:hanging="2"/>
              <w:rPr>
                <w:rFonts w:ascii="Calibri" w:eastAsia="Calibri" w:hAnsi="Calibri" w:cs="Calibri"/>
                <w:sz w:val="22"/>
                <w:szCs w:val="22"/>
              </w:rPr>
            </w:pPr>
          </w:p>
        </w:tc>
      </w:tr>
      <w:tr w:rsidR="00910132" w14:paraId="1F988E0B" w14:textId="77777777">
        <w:trPr>
          <w:cantSplit/>
          <w:trHeight w:val="110"/>
        </w:trPr>
        <w:tc>
          <w:tcPr>
            <w:tcW w:w="4508" w:type="dxa"/>
            <w:vMerge/>
          </w:tcPr>
          <w:p w14:paraId="4EBF948B" w14:textId="77777777" w:rsidR="00910132" w:rsidRDefault="00910132">
            <w:pPr>
              <w:widowControl w:val="0"/>
              <w:pBdr>
                <w:top w:val="nil"/>
                <w:left w:val="nil"/>
                <w:bottom w:val="nil"/>
                <w:right w:val="nil"/>
                <w:between w:val="nil"/>
              </w:pBdr>
              <w:spacing w:line="276" w:lineRule="auto"/>
              <w:ind w:left="0" w:hanging="2"/>
              <w:rPr>
                <w:rFonts w:ascii="Calibri" w:eastAsia="Calibri" w:hAnsi="Calibri" w:cs="Calibri"/>
                <w:sz w:val="22"/>
                <w:szCs w:val="22"/>
              </w:rPr>
            </w:pPr>
          </w:p>
        </w:tc>
        <w:tc>
          <w:tcPr>
            <w:tcW w:w="4508" w:type="dxa"/>
          </w:tcPr>
          <w:p w14:paraId="26B27AC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As an administrator, I can navigate between pages</w:t>
            </w:r>
          </w:p>
          <w:p w14:paraId="281DF04D" w14:textId="77777777" w:rsidR="00910132" w:rsidRDefault="00910132">
            <w:pPr>
              <w:ind w:left="0" w:hanging="2"/>
              <w:rPr>
                <w:rFonts w:ascii="Calibri" w:eastAsia="Calibri" w:hAnsi="Calibri" w:cs="Calibri"/>
                <w:sz w:val="22"/>
                <w:szCs w:val="22"/>
              </w:rPr>
            </w:pPr>
          </w:p>
        </w:tc>
      </w:tr>
    </w:tbl>
    <w:p w14:paraId="3A8E0E31" w14:textId="77777777" w:rsidR="00910132" w:rsidRDefault="00910132">
      <w:pPr>
        <w:ind w:left="0" w:hanging="2"/>
        <w:rPr>
          <w:rFonts w:ascii="Calibri" w:eastAsia="Calibri" w:hAnsi="Calibri" w:cs="Calibri"/>
          <w:sz w:val="22"/>
          <w:szCs w:val="22"/>
        </w:rPr>
      </w:pPr>
    </w:p>
    <w:p w14:paraId="76C3519A" w14:textId="77777777" w:rsidR="00910132" w:rsidRDefault="00E13623">
      <w:pPr>
        <w:keepNext/>
        <w:pBdr>
          <w:top w:val="nil"/>
          <w:left w:val="nil"/>
          <w:bottom w:val="single" w:sz="4" w:space="1" w:color="000000"/>
          <w:right w:val="nil"/>
          <w:between w:val="nil"/>
        </w:pBdr>
        <w:spacing w:before="240" w:after="60" w:line="240" w:lineRule="auto"/>
        <w:ind w:left="0" w:hanging="2"/>
        <w:rPr>
          <w:rFonts w:ascii="Calibri" w:eastAsia="Calibri" w:hAnsi="Calibri" w:cs="Calibri"/>
          <w:b/>
          <w:color w:val="000000"/>
          <w:sz w:val="20"/>
          <w:szCs w:val="20"/>
        </w:rPr>
      </w:pPr>
      <w:bookmarkStart w:id="23" w:name="_heading=h.2jxsxqh" w:colFirst="0" w:colLast="0"/>
      <w:bookmarkEnd w:id="23"/>
      <w:r>
        <w:br w:type="page"/>
      </w:r>
    </w:p>
    <w:p w14:paraId="3E1E7F0D" w14:textId="77777777" w:rsidR="00910132" w:rsidRDefault="00E13623">
      <w:pPr>
        <w:keepNext/>
        <w:numPr>
          <w:ilvl w:val="0"/>
          <w:numId w:val="2"/>
        </w:numPr>
        <w:pBdr>
          <w:top w:val="nil"/>
          <w:left w:val="nil"/>
          <w:bottom w:val="single" w:sz="4" w:space="1" w:color="000000"/>
          <w:right w:val="nil"/>
          <w:between w:val="nil"/>
        </w:pBdr>
        <w:spacing w:before="240" w:after="60" w:line="240" w:lineRule="auto"/>
        <w:ind w:left="1" w:hanging="3"/>
        <w:rPr>
          <w:rFonts w:ascii="Calibri" w:eastAsia="Calibri" w:hAnsi="Calibri" w:cs="Calibri"/>
          <w:b/>
          <w:color w:val="000000"/>
          <w:sz w:val="32"/>
          <w:szCs w:val="32"/>
        </w:rPr>
      </w:pPr>
      <w:bookmarkStart w:id="24" w:name="_heading=h.z337ya" w:colFirst="0" w:colLast="0"/>
      <w:bookmarkEnd w:id="24"/>
      <w:r>
        <w:rPr>
          <w:rFonts w:ascii="Calibri" w:eastAsia="Calibri" w:hAnsi="Calibri" w:cs="Calibri"/>
          <w:b/>
          <w:color w:val="000000"/>
          <w:sz w:val="32"/>
          <w:szCs w:val="32"/>
        </w:rPr>
        <w:lastRenderedPageBreak/>
        <w:t xml:space="preserve">Functional Requirements </w:t>
      </w:r>
    </w:p>
    <w:p w14:paraId="4FB6F32C" w14:textId="77777777" w:rsidR="00910132" w:rsidRDefault="00910132" w:rsidP="00ED5637">
      <w:pPr>
        <w:tabs>
          <w:tab w:val="left" w:pos="450"/>
          <w:tab w:val="left" w:pos="540"/>
        </w:tabs>
        <w:ind w:leftChars="0" w:left="0" w:firstLineChars="0" w:firstLine="0"/>
        <w:rPr>
          <w:rFonts w:ascii="Calibri" w:eastAsia="Calibri" w:hAnsi="Calibri" w:cs="Calibri"/>
          <w:sz w:val="20"/>
          <w:szCs w:val="20"/>
        </w:rPr>
      </w:pPr>
      <w:bookmarkStart w:id="25" w:name="_heading=h.4i7ojhp" w:colFirst="0" w:colLast="0"/>
      <w:bookmarkEnd w:id="25"/>
    </w:p>
    <w:tbl>
      <w:tblPr>
        <w:tblStyle w:val="a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3005"/>
        <w:gridCol w:w="3006"/>
      </w:tblGrid>
      <w:tr w:rsidR="00910132" w14:paraId="2B267CB8" w14:textId="77777777">
        <w:tc>
          <w:tcPr>
            <w:tcW w:w="3005" w:type="dxa"/>
            <w:shd w:val="clear" w:color="auto" w:fill="9CC2E5"/>
          </w:tcPr>
          <w:p w14:paraId="389BC38A"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Functional Requirements</w:t>
            </w:r>
          </w:p>
        </w:tc>
        <w:tc>
          <w:tcPr>
            <w:tcW w:w="3005" w:type="dxa"/>
            <w:shd w:val="clear" w:color="auto" w:fill="9CC2E5"/>
          </w:tcPr>
          <w:p w14:paraId="4AA955D5"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Functional Requirement Name</w:t>
            </w:r>
          </w:p>
        </w:tc>
        <w:tc>
          <w:tcPr>
            <w:tcW w:w="3006" w:type="dxa"/>
            <w:shd w:val="clear" w:color="auto" w:fill="9CC2E5"/>
          </w:tcPr>
          <w:p w14:paraId="5D4E97E8"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Requirement Description</w:t>
            </w:r>
          </w:p>
        </w:tc>
      </w:tr>
      <w:tr w:rsidR="00910132" w14:paraId="2F03EB97" w14:textId="77777777">
        <w:tc>
          <w:tcPr>
            <w:tcW w:w="3005" w:type="dxa"/>
          </w:tcPr>
          <w:p w14:paraId="7E8B65B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FR1</w:t>
            </w:r>
          </w:p>
        </w:tc>
        <w:tc>
          <w:tcPr>
            <w:tcW w:w="3005" w:type="dxa"/>
          </w:tcPr>
          <w:p w14:paraId="44CA63F7"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Add new users</w:t>
            </w:r>
          </w:p>
        </w:tc>
        <w:tc>
          <w:tcPr>
            <w:tcW w:w="3006" w:type="dxa"/>
          </w:tcPr>
          <w:p w14:paraId="2369DB0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should allow for new users to be added</w:t>
            </w:r>
          </w:p>
        </w:tc>
      </w:tr>
      <w:tr w:rsidR="00910132" w14:paraId="3E07721F" w14:textId="77777777">
        <w:tc>
          <w:tcPr>
            <w:tcW w:w="3005" w:type="dxa"/>
          </w:tcPr>
          <w:p w14:paraId="4471D01B"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FR2</w:t>
            </w:r>
          </w:p>
        </w:tc>
        <w:tc>
          <w:tcPr>
            <w:tcW w:w="3005" w:type="dxa"/>
          </w:tcPr>
          <w:p w14:paraId="5D4963E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Existing users’ information</w:t>
            </w:r>
          </w:p>
        </w:tc>
        <w:tc>
          <w:tcPr>
            <w:tcW w:w="3006" w:type="dxa"/>
          </w:tcPr>
          <w:p w14:paraId="6389F1A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Users' information should be able to be viewed, edited, and deleted through the system.</w:t>
            </w:r>
          </w:p>
        </w:tc>
      </w:tr>
      <w:tr w:rsidR="00910132" w14:paraId="6C9E80D9" w14:textId="77777777">
        <w:tc>
          <w:tcPr>
            <w:tcW w:w="3005" w:type="dxa"/>
          </w:tcPr>
          <w:p w14:paraId="3EB1F7C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FR3</w:t>
            </w:r>
          </w:p>
        </w:tc>
        <w:tc>
          <w:tcPr>
            <w:tcW w:w="3005" w:type="dxa"/>
          </w:tcPr>
          <w:p w14:paraId="4C7BC2C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Generate Reports</w:t>
            </w:r>
          </w:p>
        </w:tc>
        <w:tc>
          <w:tcPr>
            <w:tcW w:w="3006" w:type="dxa"/>
          </w:tcPr>
          <w:p w14:paraId="42EBD6D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should allow for generation of date-wise transaction reports</w:t>
            </w:r>
          </w:p>
        </w:tc>
      </w:tr>
      <w:tr w:rsidR="00910132" w14:paraId="02BE215D" w14:textId="77777777">
        <w:tc>
          <w:tcPr>
            <w:tcW w:w="3005" w:type="dxa"/>
          </w:tcPr>
          <w:p w14:paraId="17C1F74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FR4</w:t>
            </w:r>
          </w:p>
        </w:tc>
        <w:tc>
          <w:tcPr>
            <w:tcW w:w="3005" w:type="dxa"/>
          </w:tcPr>
          <w:p w14:paraId="073713D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Add Insurances</w:t>
            </w:r>
          </w:p>
        </w:tc>
        <w:tc>
          <w:tcPr>
            <w:tcW w:w="3006" w:type="dxa"/>
          </w:tcPr>
          <w:p w14:paraId="66FFE9E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should allow for addition of new insurances</w:t>
            </w:r>
          </w:p>
        </w:tc>
      </w:tr>
      <w:tr w:rsidR="00910132" w14:paraId="2D2B4CBF" w14:textId="77777777">
        <w:tc>
          <w:tcPr>
            <w:tcW w:w="3005" w:type="dxa"/>
          </w:tcPr>
          <w:p w14:paraId="53128E5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FR5</w:t>
            </w:r>
          </w:p>
        </w:tc>
        <w:tc>
          <w:tcPr>
            <w:tcW w:w="3005" w:type="dxa"/>
          </w:tcPr>
          <w:p w14:paraId="09EBFAE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Insurance details</w:t>
            </w:r>
          </w:p>
        </w:tc>
        <w:tc>
          <w:tcPr>
            <w:tcW w:w="3006" w:type="dxa"/>
          </w:tcPr>
          <w:p w14:paraId="3D06139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should allow for the viewing, editing, and deletion of insurance informatio</w:t>
            </w:r>
            <w:r>
              <w:rPr>
                <w:rFonts w:ascii="Calibri" w:eastAsia="Calibri" w:hAnsi="Calibri" w:cs="Calibri"/>
                <w:sz w:val="22"/>
                <w:szCs w:val="22"/>
              </w:rPr>
              <w:t>n.</w:t>
            </w:r>
          </w:p>
        </w:tc>
      </w:tr>
      <w:tr w:rsidR="00910132" w14:paraId="6FF9D014" w14:textId="77777777">
        <w:tc>
          <w:tcPr>
            <w:tcW w:w="3005" w:type="dxa"/>
          </w:tcPr>
          <w:p w14:paraId="712C05A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FR6</w:t>
            </w:r>
          </w:p>
        </w:tc>
        <w:tc>
          <w:tcPr>
            <w:tcW w:w="3005" w:type="dxa"/>
          </w:tcPr>
          <w:p w14:paraId="40E13EA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Add new policy </w:t>
            </w:r>
          </w:p>
          <w:p w14:paraId="1C2D004F" w14:textId="77777777" w:rsidR="00910132" w:rsidRDefault="00910132">
            <w:pPr>
              <w:ind w:left="0" w:hanging="2"/>
              <w:rPr>
                <w:rFonts w:ascii="Calibri" w:eastAsia="Calibri" w:hAnsi="Calibri" w:cs="Calibri"/>
                <w:sz w:val="22"/>
                <w:szCs w:val="22"/>
              </w:rPr>
            </w:pPr>
          </w:p>
        </w:tc>
        <w:tc>
          <w:tcPr>
            <w:tcW w:w="3006" w:type="dxa"/>
          </w:tcPr>
          <w:p w14:paraId="05718B4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should allow addition of new policy</w:t>
            </w:r>
          </w:p>
        </w:tc>
      </w:tr>
      <w:tr w:rsidR="00910132" w14:paraId="5E85D843" w14:textId="77777777">
        <w:tc>
          <w:tcPr>
            <w:tcW w:w="3005" w:type="dxa"/>
          </w:tcPr>
          <w:p w14:paraId="5DB0779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FR7</w:t>
            </w:r>
          </w:p>
        </w:tc>
        <w:tc>
          <w:tcPr>
            <w:tcW w:w="3005" w:type="dxa"/>
          </w:tcPr>
          <w:p w14:paraId="55E7C98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Policy details</w:t>
            </w:r>
          </w:p>
        </w:tc>
        <w:tc>
          <w:tcPr>
            <w:tcW w:w="3006" w:type="dxa"/>
          </w:tcPr>
          <w:p w14:paraId="382AD6F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Viewing, updating, and deleting policy information should all be possible through the system.</w:t>
            </w:r>
          </w:p>
        </w:tc>
      </w:tr>
      <w:tr w:rsidR="00910132" w14:paraId="71297FC7" w14:textId="77777777">
        <w:tc>
          <w:tcPr>
            <w:tcW w:w="3005" w:type="dxa"/>
          </w:tcPr>
          <w:p w14:paraId="4FC658F5"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FR8</w:t>
            </w:r>
          </w:p>
        </w:tc>
        <w:tc>
          <w:tcPr>
            <w:tcW w:w="3005" w:type="dxa"/>
          </w:tcPr>
          <w:p w14:paraId="074F87F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Search option</w:t>
            </w:r>
          </w:p>
        </w:tc>
        <w:tc>
          <w:tcPr>
            <w:tcW w:w="3006" w:type="dxa"/>
          </w:tcPr>
          <w:p w14:paraId="111F19B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should provide a search function that allows users to look for information to which they have access.</w:t>
            </w:r>
          </w:p>
        </w:tc>
      </w:tr>
      <w:tr w:rsidR="00910132" w14:paraId="7505E37C" w14:textId="77777777">
        <w:tc>
          <w:tcPr>
            <w:tcW w:w="3005" w:type="dxa"/>
          </w:tcPr>
          <w:p w14:paraId="6017E56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FR9</w:t>
            </w:r>
          </w:p>
        </w:tc>
        <w:tc>
          <w:tcPr>
            <w:tcW w:w="3005" w:type="dxa"/>
          </w:tcPr>
          <w:p w14:paraId="0FC7D69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Manage Accounts</w:t>
            </w:r>
          </w:p>
        </w:tc>
        <w:tc>
          <w:tcPr>
            <w:tcW w:w="3006" w:type="dxa"/>
          </w:tcPr>
          <w:p w14:paraId="0081221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Users should be able to manage their accounts, including altering user information, passwords, usernames, and adding avata</w:t>
            </w:r>
            <w:r>
              <w:rPr>
                <w:rFonts w:ascii="Calibri" w:eastAsia="Calibri" w:hAnsi="Calibri" w:cs="Calibri"/>
                <w:sz w:val="22"/>
                <w:szCs w:val="22"/>
              </w:rPr>
              <w:t>rs.</w:t>
            </w:r>
          </w:p>
        </w:tc>
      </w:tr>
      <w:tr w:rsidR="00910132" w14:paraId="035DDA65" w14:textId="77777777">
        <w:tc>
          <w:tcPr>
            <w:tcW w:w="3005" w:type="dxa"/>
          </w:tcPr>
          <w:p w14:paraId="7DF4F40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FR10</w:t>
            </w:r>
          </w:p>
        </w:tc>
        <w:tc>
          <w:tcPr>
            <w:tcW w:w="3005" w:type="dxa"/>
          </w:tcPr>
          <w:p w14:paraId="39435A3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Add categories </w:t>
            </w:r>
          </w:p>
        </w:tc>
        <w:tc>
          <w:tcPr>
            <w:tcW w:w="3006" w:type="dxa"/>
          </w:tcPr>
          <w:p w14:paraId="67E97C9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should allow addition of new category</w:t>
            </w:r>
          </w:p>
        </w:tc>
      </w:tr>
      <w:tr w:rsidR="00910132" w14:paraId="4BEC9B30" w14:textId="77777777">
        <w:tc>
          <w:tcPr>
            <w:tcW w:w="3005" w:type="dxa"/>
          </w:tcPr>
          <w:p w14:paraId="428FFBE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FR11</w:t>
            </w:r>
          </w:p>
        </w:tc>
        <w:tc>
          <w:tcPr>
            <w:tcW w:w="3005" w:type="dxa"/>
          </w:tcPr>
          <w:p w14:paraId="28BEC08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Category details</w:t>
            </w:r>
          </w:p>
        </w:tc>
        <w:tc>
          <w:tcPr>
            <w:tcW w:w="3006" w:type="dxa"/>
          </w:tcPr>
          <w:p w14:paraId="38EBDF91"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Viewing, updating, and deleting category information should all be possible through the system.</w:t>
            </w:r>
          </w:p>
        </w:tc>
      </w:tr>
      <w:tr w:rsidR="00910132" w14:paraId="24BB568C" w14:textId="77777777">
        <w:tc>
          <w:tcPr>
            <w:tcW w:w="3005" w:type="dxa"/>
          </w:tcPr>
          <w:p w14:paraId="4F0A4E4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FR12</w:t>
            </w:r>
          </w:p>
        </w:tc>
        <w:tc>
          <w:tcPr>
            <w:tcW w:w="3005" w:type="dxa"/>
          </w:tcPr>
          <w:p w14:paraId="596A3C2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Navigation Pane</w:t>
            </w:r>
          </w:p>
        </w:tc>
        <w:tc>
          <w:tcPr>
            <w:tcW w:w="3006" w:type="dxa"/>
          </w:tcPr>
          <w:p w14:paraId="5B92AB1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should allow for users to sel</w:t>
            </w:r>
            <w:r>
              <w:rPr>
                <w:rFonts w:ascii="Calibri" w:eastAsia="Calibri" w:hAnsi="Calibri" w:cs="Calibri"/>
                <w:sz w:val="22"/>
                <w:szCs w:val="22"/>
              </w:rPr>
              <w:t>ect the number of entries to display.</w:t>
            </w:r>
          </w:p>
        </w:tc>
      </w:tr>
    </w:tbl>
    <w:p w14:paraId="41F3F8A0" w14:textId="77777777" w:rsidR="00910132" w:rsidRDefault="00910132">
      <w:pPr>
        <w:tabs>
          <w:tab w:val="left" w:pos="450"/>
          <w:tab w:val="left" w:pos="540"/>
        </w:tabs>
        <w:ind w:left="0" w:hanging="2"/>
        <w:rPr>
          <w:rFonts w:ascii="Calibri" w:eastAsia="Calibri" w:hAnsi="Calibri" w:cs="Calibri"/>
          <w:sz w:val="20"/>
          <w:szCs w:val="20"/>
        </w:rPr>
      </w:pPr>
    </w:p>
    <w:p w14:paraId="4795DBB4" w14:textId="77777777" w:rsidR="00910132" w:rsidRDefault="00910132">
      <w:pPr>
        <w:ind w:left="0" w:hanging="2"/>
        <w:rPr>
          <w:rFonts w:ascii="Calibri" w:eastAsia="Calibri" w:hAnsi="Calibri" w:cs="Calibri"/>
          <w:sz w:val="20"/>
          <w:szCs w:val="20"/>
        </w:rPr>
      </w:pPr>
    </w:p>
    <w:p w14:paraId="5B1A7077" w14:textId="77777777" w:rsidR="00910132" w:rsidRDefault="00910132">
      <w:pPr>
        <w:ind w:left="0" w:hanging="2"/>
        <w:rPr>
          <w:rFonts w:ascii="Calibri" w:eastAsia="Calibri" w:hAnsi="Calibri" w:cs="Calibri"/>
          <w:sz w:val="20"/>
          <w:szCs w:val="20"/>
        </w:rPr>
      </w:pPr>
    </w:p>
    <w:p w14:paraId="20596A89" w14:textId="77777777" w:rsidR="00910132" w:rsidRDefault="00910132">
      <w:pPr>
        <w:ind w:left="0" w:hanging="2"/>
        <w:rPr>
          <w:rFonts w:ascii="Calibri" w:eastAsia="Calibri" w:hAnsi="Calibri" w:cs="Calibri"/>
          <w:sz w:val="20"/>
          <w:szCs w:val="20"/>
        </w:rPr>
      </w:pPr>
    </w:p>
    <w:p w14:paraId="2158D36D" w14:textId="77777777" w:rsidR="00910132" w:rsidRDefault="00910132">
      <w:pPr>
        <w:ind w:left="0" w:hanging="2"/>
        <w:rPr>
          <w:rFonts w:ascii="Calibri" w:eastAsia="Calibri" w:hAnsi="Calibri" w:cs="Calibri"/>
          <w:sz w:val="20"/>
          <w:szCs w:val="20"/>
        </w:rPr>
      </w:pPr>
    </w:p>
    <w:p w14:paraId="67B3C547" w14:textId="77777777" w:rsidR="00910132" w:rsidRDefault="00910132">
      <w:pPr>
        <w:ind w:left="0" w:hanging="2"/>
        <w:rPr>
          <w:rFonts w:ascii="Calibri" w:eastAsia="Calibri" w:hAnsi="Calibri" w:cs="Calibri"/>
          <w:sz w:val="20"/>
          <w:szCs w:val="20"/>
        </w:rPr>
      </w:pPr>
    </w:p>
    <w:p w14:paraId="76A415F9" w14:textId="77777777" w:rsidR="00910132" w:rsidRDefault="00910132">
      <w:pPr>
        <w:ind w:left="0" w:hanging="2"/>
        <w:rPr>
          <w:rFonts w:ascii="Calibri" w:eastAsia="Calibri" w:hAnsi="Calibri" w:cs="Calibri"/>
          <w:sz w:val="20"/>
          <w:szCs w:val="20"/>
        </w:rPr>
      </w:pPr>
    </w:p>
    <w:p w14:paraId="0FEBE1DA" w14:textId="77777777" w:rsidR="00910132" w:rsidRDefault="00910132">
      <w:pPr>
        <w:ind w:left="0" w:hanging="2"/>
        <w:rPr>
          <w:rFonts w:ascii="Calibri" w:eastAsia="Calibri" w:hAnsi="Calibri" w:cs="Calibri"/>
          <w:sz w:val="20"/>
          <w:szCs w:val="20"/>
        </w:rPr>
      </w:pPr>
      <w:bookmarkStart w:id="26" w:name="_heading=h.2xcytpi" w:colFirst="0" w:colLast="0"/>
      <w:bookmarkEnd w:id="26"/>
    </w:p>
    <w:p w14:paraId="793E15CF" w14:textId="77777777" w:rsidR="00910132" w:rsidRPr="00ED5637" w:rsidRDefault="00910132" w:rsidP="00E62EAF">
      <w:pPr>
        <w:keepNext/>
        <w:pBdr>
          <w:top w:val="nil"/>
          <w:left w:val="nil"/>
          <w:bottom w:val="single" w:sz="4" w:space="1" w:color="000000"/>
          <w:right w:val="nil"/>
          <w:between w:val="nil"/>
        </w:pBdr>
        <w:spacing w:before="240" w:after="60" w:line="240" w:lineRule="auto"/>
        <w:ind w:leftChars="0" w:left="1" w:firstLineChars="0" w:firstLine="0"/>
        <w:rPr>
          <w:rFonts w:ascii="Calibri" w:eastAsia="Calibri" w:hAnsi="Calibri" w:cs="Calibri"/>
          <w:color w:val="000000"/>
          <w:sz w:val="32"/>
          <w:szCs w:val="32"/>
          <w:lang w:val="en-ZA"/>
        </w:rPr>
      </w:pPr>
      <w:bookmarkStart w:id="27" w:name="_heading=h.2bn6wsx" w:colFirst="0" w:colLast="0"/>
      <w:bookmarkEnd w:id="27"/>
    </w:p>
    <w:p w14:paraId="5DD7A534" w14:textId="77777777" w:rsidR="00910132" w:rsidRDefault="00E13623">
      <w:pPr>
        <w:keepNext/>
        <w:numPr>
          <w:ilvl w:val="0"/>
          <w:numId w:val="2"/>
        </w:numPr>
        <w:pBdr>
          <w:top w:val="nil"/>
          <w:left w:val="nil"/>
          <w:bottom w:val="single" w:sz="4" w:space="1" w:color="000000"/>
          <w:right w:val="nil"/>
          <w:between w:val="nil"/>
        </w:pBdr>
        <w:spacing w:before="240" w:after="60" w:line="240" w:lineRule="auto"/>
        <w:ind w:left="1" w:hanging="3"/>
        <w:rPr>
          <w:rFonts w:ascii="Calibri" w:eastAsia="Calibri" w:hAnsi="Calibri" w:cs="Calibri"/>
          <w:b/>
          <w:color w:val="000000"/>
          <w:sz w:val="32"/>
          <w:szCs w:val="32"/>
        </w:rPr>
      </w:pPr>
      <w:bookmarkStart w:id="28" w:name="_heading=h.qsh70q" w:colFirst="0" w:colLast="0"/>
      <w:bookmarkEnd w:id="28"/>
      <w:r>
        <w:rPr>
          <w:rFonts w:ascii="Calibri" w:eastAsia="Calibri" w:hAnsi="Calibri" w:cs="Calibri"/>
          <w:b/>
          <w:color w:val="000000"/>
          <w:sz w:val="32"/>
          <w:szCs w:val="32"/>
        </w:rPr>
        <w:t>Other Nonfunctional Requirements</w:t>
      </w:r>
    </w:p>
    <w:p w14:paraId="34E9913C" w14:textId="77777777" w:rsidR="00910132" w:rsidRDefault="00E13623">
      <w:pPr>
        <w:pStyle w:val="Heading2"/>
        <w:numPr>
          <w:ilvl w:val="1"/>
          <w:numId w:val="2"/>
        </w:numPr>
        <w:ind w:left="1" w:hanging="3"/>
        <w:rPr>
          <w:rFonts w:ascii="Calibri" w:eastAsia="Calibri" w:hAnsi="Calibri" w:cs="Calibri"/>
          <w:sz w:val="20"/>
          <w:szCs w:val="20"/>
        </w:rPr>
      </w:pPr>
      <w:bookmarkStart w:id="29" w:name="_heading=h.3as4poj" w:colFirst="0" w:colLast="0"/>
      <w:bookmarkEnd w:id="29"/>
      <w:r>
        <w:rPr>
          <w:rFonts w:ascii="Calibri" w:eastAsia="Calibri" w:hAnsi="Calibri" w:cs="Calibri"/>
        </w:rPr>
        <w:t xml:space="preserve">Security Requirements (SE) </w:t>
      </w:r>
    </w:p>
    <w:p w14:paraId="7F75805D" w14:textId="77777777" w:rsidR="00910132" w:rsidRDefault="00910132">
      <w:pPr>
        <w:ind w:left="0" w:hanging="2"/>
        <w:rPr>
          <w:rFonts w:ascii="Calibri" w:eastAsia="Calibri" w:hAnsi="Calibri" w:cs="Calibri"/>
          <w:sz w:val="20"/>
          <w:szCs w:val="20"/>
        </w:rPr>
      </w:pPr>
    </w:p>
    <w:tbl>
      <w:tblPr>
        <w:tblStyle w:val="ab"/>
        <w:tblW w:w="8820" w:type="dxa"/>
        <w:tblLayout w:type="fixed"/>
        <w:tblLook w:val="0000" w:firstRow="0" w:lastRow="0" w:firstColumn="0" w:lastColumn="0" w:noHBand="0" w:noVBand="0"/>
      </w:tblPr>
      <w:tblGrid>
        <w:gridCol w:w="483"/>
        <w:gridCol w:w="766"/>
        <w:gridCol w:w="7571"/>
      </w:tblGrid>
      <w:tr w:rsidR="00910132" w14:paraId="5D762F18" w14:textId="77777777">
        <w:trPr>
          <w:trHeight w:val="255"/>
          <w:tblHeader/>
        </w:trPr>
        <w:tc>
          <w:tcPr>
            <w:tcW w:w="1249" w:type="dxa"/>
            <w:gridSpan w:val="2"/>
            <w:tcBorders>
              <w:top w:val="single" w:sz="4" w:space="0" w:color="000000"/>
              <w:left w:val="single" w:sz="4" w:space="0" w:color="000000"/>
              <w:bottom w:val="single" w:sz="4" w:space="0" w:color="000000"/>
              <w:right w:val="single" w:sz="4" w:space="0" w:color="000000"/>
            </w:tcBorders>
            <w:shd w:val="clear" w:color="auto" w:fill="9CC2E5"/>
          </w:tcPr>
          <w:p w14:paraId="59CA5A42"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Number</w:t>
            </w:r>
          </w:p>
        </w:tc>
        <w:tc>
          <w:tcPr>
            <w:tcW w:w="7571" w:type="dxa"/>
            <w:tcBorders>
              <w:top w:val="single" w:sz="4" w:space="0" w:color="000000"/>
              <w:left w:val="nil"/>
              <w:bottom w:val="single" w:sz="4" w:space="0" w:color="000000"/>
              <w:right w:val="single" w:sz="4" w:space="0" w:color="000000"/>
            </w:tcBorders>
            <w:shd w:val="clear" w:color="auto" w:fill="9CC2E5"/>
          </w:tcPr>
          <w:p w14:paraId="42F57429"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Requirement</w:t>
            </w:r>
          </w:p>
        </w:tc>
      </w:tr>
      <w:tr w:rsidR="00910132" w14:paraId="10EB1E12" w14:textId="77777777">
        <w:trPr>
          <w:trHeight w:val="530"/>
        </w:trPr>
        <w:tc>
          <w:tcPr>
            <w:tcW w:w="483" w:type="dxa"/>
            <w:tcBorders>
              <w:top w:val="single" w:sz="4" w:space="0" w:color="000000"/>
              <w:left w:val="single" w:sz="4" w:space="0" w:color="000000"/>
              <w:bottom w:val="single" w:sz="4" w:space="0" w:color="000000"/>
              <w:right w:val="single" w:sz="4" w:space="0" w:color="000000"/>
            </w:tcBorders>
          </w:tcPr>
          <w:p w14:paraId="19F9A2A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SE</w:t>
            </w:r>
          </w:p>
        </w:tc>
        <w:tc>
          <w:tcPr>
            <w:tcW w:w="766" w:type="dxa"/>
            <w:tcBorders>
              <w:top w:val="single" w:sz="4" w:space="0" w:color="000000"/>
              <w:left w:val="nil"/>
              <w:bottom w:val="single" w:sz="4" w:space="0" w:color="000000"/>
              <w:right w:val="single" w:sz="4" w:space="0" w:color="000000"/>
            </w:tcBorders>
          </w:tcPr>
          <w:p w14:paraId="18E0DE7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1</w:t>
            </w:r>
          </w:p>
        </w:tc>
        <w:tc>
          <w:tcPr>
            <w:tcW w:w="7571" w:type="dxa"/>
            <w:tcBorders>
              <w:top w:val="single" w:sz="4" w:space="0" w:color="000000"/>
              <w:left w:val="nil"/>
              <w:bottom w:val="single" w:sz="4" w:space="0" w:color="000000"/>
              <w:right w:val="single" w:sz="4" w:space="0" w:color="000000"/>
            </w:tcBorders>
          </w:tcPr>
          <w:p w14:paraId="05C27ABB"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The system must protect personal details </w:t>
            </w:r>
          </w:p>
        </w:tc>
      </w:tr>
      <w:tr w:rsidR="00910132" w14:paraId="6DE1595F" w14:textId="77777777">
        <w:trPr>
          <w:trHeight w:val="530"/>
        </w:trPr>
        <w:tc>
          <w:tcPr>
            <w:tcW w:w="483" w:type="dxa"/>
            <w:tcBorders>
              <w:top w:val="single" w:sz="4" w:space="0" w:color="000000"/>
              <w:left w:val="single" w:sz="4" w:space="0" w:color="000000"/>
              <w:bottom w:val="single" w:sz="4" w:space="0" w:color="000000"/>
              <w:right w:val="single" w:sz="4" w:space="0" w:color="000000"/>
            </w:tcBorders>
          </w:tcPr>
          <w:p w14:paraId="26ED4C9E"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SE</w:t>
            </w:r>
          </w:p>
        </w:tc>
        <w:tc>
          <w:tcPr>
            <w:tcW w:w="766" w:type="dxa"/>
            <w:tcBorders>
              <w:top w:val="single" w:sz="4" w:space="0" w:color="000000"/>
              <w:left w:val="nil"/>
              <w:bottom w:val="single" w:sz="4" w:space="0" w:color="000000"/>
              <w:right w:val="single" w:sz="4" w:space="0" w:color="000000"/>
            </w:tcBorders>
          </w:tcPr>
          <w:p w14:paraId="78A1061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2</w:t>
            </w:r>
          </w:p>
        </w:tc>
        <w:tc>
          <w:tcPr>
            <w:tcW w:w="7571" w:type="dxa"/>
            <w:tcBorders>
              <w:top w:val="single" w:sz="4" w:space="0" w:color="000000"/>
              <w:left w:val="nil"/>
              <w:bottom w:val="single" w:sz="4" w:space="0" w:color="000000"/>
              <w:right w:val="single" w:sz="4" w:space="0" w:color="000000"/>
            </w:tcBorders>
          </w:tcPr>
          <w:p w14:paraId="54737F2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must protect insurance information</w:t>
            </w:r>
          </w:p>
        </w:tc>
      </w:tr>
      <w:tr w:rsidR="00910132" w14:paraId="4AFDC45C" w14:textId="77777777">
        <w:trPr>
          <w:trHeight w:val="395"/>
        </w:trPr>
        <w:tc>
          <w:tcPr>
            <w:tcW w:w="483" w:type="dxa"/>
            <w:tcBorders>
              <w:top w:val="single" w:sz="4" w:space="0" w:color="000000"/>
              <w:left w:val="single" w:sz="4" w:space="0" w:color="000000"/>
              <w:bottom w:val="single" w:sz="4" w:space="0" w:color="000000"/>
              <w:right w:val="single" w:sz="4" w:space="0" w:color="000000"/>
            </w:tcBorders>
          </w:tcPr>
          <w:p w14:paraId="792E94C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SE</w:t>
            </w:r>
          </w:p>
        </w:tc>
        <w:tc>
          <w:tcPr>
            <w:tcW w:w="766" w:type="dxa"/>
            <w:tcBorders>
              <w:top w:val="single" w:sz="4" w:space="0" w:color="000000"/>
              <w:left w:val="nil"/>
              <w:bottom w:val="single" w:sz="4" w:space="0" w:color="000000"/>
              <w:right w:val="single" w:sz="4" w:space="0" w:color="000000"/>
            </w:tcBorders>
          </w:tcPr>
          <w:p w14:paraId="0B0EC5D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3</w:t>
            </w:r>
          </w:p>
        </w:tc>
        <w:tc>
          <w:tcPr>
            <w:tcW w:w="7571" w:type="dxa"/>
            <w:tcBorders>
              <w:top w:val="single" w:sz="4" w:space="0" w:color="000000"/>
              <w:left w:val="nil"/>
              <w:bottom w:val="single" w:sz="4" w:space="0" w:color="000000"/>
              <w:right w:val="single" w:sz="4" w:space="0" w:color="000000"/>
            </w:tcBorders>
          </w:tcPr>
          <w:p w14:paraId="50C9062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The system must protect policy information</w:t>
            </w:r>
          </w:p>
        </w:tc>
      </w:tr>
      <w:tr w:rsidR="00910132" w14:paraId="22228F2C" w14:textId="77777777">
        <w:trPr>
          <w:trHeight w:val="539"/>
        </w:trPr>
        <w:tc>
          <w:tcPr>
            <w:tcW w:w="483" w:type="dxa"/>
            <w:tcBorders>
              <w:top w:val="single" w:sz="4" w:space="0" w:color="000000"/>
              <w:left w:val="single" w:sz="4" w:space="0" w:color="000000"/>
              <w:bottom w:val="single" w:sz="4" w:space="0" w:color="000000"/>
              <w:right w:val="single" w:sz="4" w:space="0" w:color="000000"/>
            </w:tcBorders>
          </w:tcPr>
          <w:p w14:paraId="0462CE20"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SE</w:t>
            </w:r>
          </w:p>
        </w:tc>
        <w:tc>
          <w:tcPr>
            <w:tcW w:w="766" w:type="dxa"/>
            <w:tcBorders>
              <w:top w:val="single" w:sz="4" w:space="0" w:color="000000"/>
              <w:left w:val="nil"/>
              <w:bottom w:val="single" w:sz="4" w:space="0" w:color="000000"/>
              <w:right w:val="single" w:sz="4" w:space="0" w:color="000000"/>
            </w:tcBorders>
          </w:tcPr>
          <w:p w14:paraId="5D8A46CA"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4</w:t>
            </w:r>
          </w:p>
        </w:tc>
        <w:tc>
          <w:tcPr>
            <w:tcW w:w="7571" w:type="dxa"/>
            <w:tcBorders>
              <w:top w:val="single" w:sz="4" w:space="0" w:color="000000"/>
              <w:left w:val="nil"/>
              <w:bottom w:val="single" w:sz="4" w:space="0" w:color="000000"/>
              <w:right w:val="single" w:sz="4" w:space="0" w:color="000000"/>
            </w:tcBorders>
          </w:tcPr>
          <w:p w14:paraId="1CCA90D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Secure log in/out </w:t>
            </w:r>
          </w:p>
        </w:tc>
      </w:tr>
    </w:tbl>
    <w:p w14:paraId="22DB5E62" w14:textId="77777777" w:rsidR="00910132" w:rsidRDefault="00910132">
      <w:pPr>
        <w:ind w:left="0" w:hanging="2"/>
        <w:rPr>
          <w:rFonts w:ascii="Calibri" w:eastAsia="Calibri" w:hAnsi="Calibri" w:cs="Calibri"/>
          <w:sz w:val="20"/>
          <w:szCs w:val="20"/>
        </w:rPr>
      </w:pPr>
      <w:bookmarkStart w:id="30" w:name="_heading=h.1pxezwc" w:colFirst="0" w:colLast="0"/>
      <w:bookmarkEnd w:id="30"/>
    </w:p>
    <w:p w14:paraId="54C08F72" w14:textId="77777777" w:rsidR="00910132" w:rsidRDefault="00910132">
      <w:pPr>
        <w:ind w:left="0" w:hanging="2"/>
        <w:rPr>
          <w:rFonts w:ascii="Calibri" w:eastAsia="Calibri" w:hAnsi="Calibri" w:cs="Calibri"/>
          <w:sz w:val="20"/>
          <w:szCs w:val="20"/>
        </w:rPr>
      </w:pPr>
    </w:p>
    <w:p w14:paraId="7A4BEAF1" w14:textId="77777777" w:rsidR="00910132" w:rsidRDefault="00910132">
      <w:pPr>
        <w:ind w:left="0" w:hanging="2"/>
        <w:rPr>
          <w:rFonts w:ascii="Calibri" w:eastAsia="Calibri" w:hAnsi="Calibri" w:cs="Calibri"/>
          <w:sz w:val="20"/>
          <w:szCs w:val="20"/>
        </w:rPr>
      </w:pPr>
      <w:bookmarkStart w:id="31" w:name="_heading=h.49x2ik5" w:colFirst="0" w:colLast="0"/>
      <w:bookmarkEnd w:id="31"/>
    </w:p>
    <w:p w14:paraId="4D811A48" w14:textId="77777777" w:rsidR="00910132" w:rsidRDefault="00E13623">
      <w:pPr>
        <w:pStyle w:val="Heading2"/>
        <w:numPr>
          <w:ilvl w:val="1"/>
          <w:numId w:val="2"/>
        </w:numPr>
        <w:ind w:left="1" w:hanging="3"/>
        <w:rPr>
          <w:rFonts w:ascii="Calibri" w:eastAsia="Calibri" w:hAnsi="Calibri" w:cs="Calibri"/>
          <w:sz w:val="20"/>
          <w:szCs w:val="20"/>
        </w:rPr>
      </w:pPr>
      <w:r>
        <w:rPr>
          <w:rFonts w:ascii="Calibri" w:eastAsia="Calibri" w:hAnsi="Calibri" w:cs="Calibri"/>
        </w:rPr>
        <w:t>Regulatory and Compliance Requirements (RE), (CP)</w:t>
      </w:r>
    </w:p>
    <w:p w14:paraId="6CDA2A60" w14:textId="77777777" w:rsidR="00910132" w:rsidRDefault="00910132">
      <w:pPr>
        <w:ind w:left="0" w:hanging="2"/>
        <w:rPr>
          <w:rFonts w:ascii="Calibri" w:eastAsia="Calibri" w:hAnsi="Calibri" w:cs="Calibri"/>
          <w:sz w:val="20"/>
          <w:szCs w:val="20"/>
        </w:rPr>
      </w:pPr>
    </w:p>
    <w:tbl>
      <w:tblPr>
        <w:tblStyle w:val="ac"/>
        <w:tblW w:w="8820" w:type="dxa"/>
        <w:tblLayout w:type="fixed"/>
        <w:tblLook w:val="0000" w:firstRow="0" w:lastRow="0" w:firstColumn="0" w:lastColumn="0" w:noHBand="0" w:noVBand="0"/>
      </w:tblPr>
      <w:tblGrid>
        <w:gridCol w:w="494"/>
        <w:gridCol w:w="766"/>
        <w:gridCol w:w="7560"/>
      </w:tblGrid>
      <w:tr w:rsidR="00910132" w14:paraId="6DE6D879" w14:textId="77777777">
        <w:trPr>
          <w:trHeight w:val="255"/>
          <w:tblHeader/>
        </w:trPr>
        <w:tc>
          <w:tcPr>
            <w:tcW w:w="1260" w:type="dxa"/>
            <w:gridSpan w:val="2"/>
            <w:tcBorders>
              <w:top w:val="single" w:sz="4" w:space="0" w:color="000000"/>
              <w:left w:val="single" w:sz="4" w:space="0" w:color="000000"/>
              <w:bottom w:val="single" w:sz="4" w:space="0" w:color="000000"/>
              <w:right w:val="single" w:sz="4" w:space="0" w:color="000000"/>
            </w:tcBorders>
            <w:shd w:val="clear" w:color="auto" w:fill="9CC2E5"/>
          </w:tcPr>
          <w:p w14:paraId="08988623" w14:textId="77777777" w:rsidR="00910132" w:rsidRDefault="00E13623">
            <w:pPr>
              <w:ind w:left="0" w:hanging="2"/>
              <w:jc w:val="both"/>
              <w:rPr>
                <w:rFonts w:ascii="Calibri" w:eastAsia="Calibri" w:hAnsi="Calibri" w:cs="Calibri"/>
                <w:sz w:val="22"/>
                <w:szCs w:val="22"/>
              </w:rPr>
            </w:pPr>
            <w:r>
              <w:rPr>
                <w:rFonts w:ascii="Calibri" w:eastAsia="Calibri" w:hAnsi="Calibri" w:cs="Calibri"/>
                <w:b/>
                <w:sz w:val="22"/>
                <w:szCs w:val="22"/>
              </w:rPr>
              <w:t>Number</w:t>
            </w:r>
          </w:p>
        </w:tc>
        <w:tc>
          <w:tcPr>
            <w:tcW w:w="7560" w:type="dxa"/>
            <w:tcBorders>
              <w:top w:val="single" w:sz="4" w:space="0" w:color="000000"/>
              <w:left w:val="nil"/>
              <w:bottom w:val="single" w:sz="4" w:space="0" w:color="000000"/>
              <w:right w:val="single" w:sz="4" w:space="0" w:color="000000"/>
            </w:tcBorders>
            <w:shd w:val="clear" w:color="auto" w:fill="9CC2E5"/>
          </w:tcPr>
          <w:p w14:paraId="5E5E977F"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Requirement</w:t>
            </w:r>
          </w:p>
        </w:tc>
      </w:tr>
      <w:tr w:rsidR="00910132" w14:paraId="2AD8571D" w14:textId="77777777">
        <w:trPr>
          <w:trHeight w:val="314"/>
        </w:trPr>
        <w:tc>
          <w:tcPr>
            <w:tcW w:w="494" w:type="dxa"/>
            <w:tcBorders>
              <w:top w:val="single" w:sz="4" w:space="0" w:color="000000"/>
              <w:left w:val="single" w:sz="4" w:space="0" w:color="000000"/>
              <w:bottom w:val="single" w:sz="4" w:space="0" w:color="000000"/>
              <w:right w:val="single" w:sz="4" w:space="0" w:color="000000"/>
            </w:tcBorders>
          </w:tcPr>
          <w:p w14:paraId="4C0B8507"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RE</w:t>
            </w:r>
          </w:p>
        </w:tc>
        <w:tc>
          <w:tcPr>
            <w:tcW w:w="766" w:type="dxa"/>
            <w:tcBorders>
              <w:top w:val="single" w:sz="4" w:space="0" w:color="000000"/>
              <w:left w:val="nil"/>
              <w:bottom w:val="single" w:sz="4" w:space="0" w:color="000000"/>
              <w:right w:val="single" w:sz="4" w:space="0" w:color="000000"/>
            </w:tcBorders>
          </w:tcPr>
          <w:p w14:paraId="70FB4D1C"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1</w:t>
            </w:r>
          </w:p>
        </w:tc>
        <w:tc>
          <w:tcPr>
            <w:tcW w:w="7560" w:type="dxa"/>
            <w:tcBorders>
              <w:top w:val="single" w:sz="4" w:space="0" w:color="000000"/>
              <w:left w:val="nil"/>
              <w:bottom w:val="single" w:sz="4" w:space="0" w:color="000000"/>
              <w:right w:val="single" w:sz="4" w:space="0" w:color="000000"/>
            </w:tcBorders>
          </w:tcPr>
          <w:p w14:paraId="73CA16C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Compliance of the POPI Act (Protection of personal information)</w:t>
            </w:r>
          </w:p>
        </w:tc>
      </w:tr>
      <w:tr w:rsidR="00910132" w14:paraId="20130DD0" w14:textId="77777777">
        <w:trPr>
          <w:trHeight w:val="350"/>
        </w:trPr>
        <w:tc>
          <w:tcPr>
            <w:tcW w:w="494" w:type="dxa"/>
            <w:tcBorders>
              <w:top w:val="nil"/>
              <w:left w:val="single" w:sz="4" w:space="0" w:color="000000"/>
              <w:bottom w:val="single" w:sz="4" w:space="0" w:color="000000"/>
              <w:right w:val="single" w:sz="4" w:space="0" w:color="000000"/>
            </w:tcBorders>
          </w:tcPr>
          <w:p w14:paraId="4892BB6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CP</w:t>
            </w:r>
          </w:p>
        </w:tc>
        <w:tc>
          <w:tcPr>
            <w:tcW w:w="766" w:type="dxa"/>
            <w:tcBorders>
              <w:top w:val="nil"/>
              <w:left w:val="nil"/>
              <w:bottom w:val="single" w:sz="4" w:space="0" w:color="000000"/>
              <w:right w:val="single" w:sz="4" w:space="0" w:color="000000"/>
            </w:tcBorders>
          </w:tcPr>
          <w:p w14:paraId="402BCC96"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1</w:t>
            </w:r>
          </w:p>
        </w:tc>
        <w:tc>
          <w:tcPr>
            <w:tcW w:w="7560" w:type="dxa"/>
            <w:tcBorders>
              <w:top w:val="nil"/>
              <w:left w:val="nil"/>
              <w:bottom w:val="single" w:sz="4" w:space="0" w:color="000000"/>
              <w:right w:val="single" w:sz="4" w:space="0" w:color="000000"/>
            </w:tcBorders>
          </w:tcPr>
          <w:p w14:paraId="6B54677D"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Compliance of the Consumer Protection Act </w:t>
            </w:r>
          </w:p>
        </w:tc>
      </w:tr>
    </w:tbl>
    <w:p w14:paraId="1605B184" w14:textId="77777777" w:rsidR="00910132" w:rsidRDefault="00910132">
      <w:pPr>
        <w:ind w:left="0" w:hanging="2"/>
        <w:rPr>
          <w:rFonts w:ascii="Calibri" w:eastAsia="Calibri" w:hAnsi="Calibri" w:cs="Calibri"/>
          <w:sz w:val="20"/>
          <w:szCs w:val="20"/>
        </w:rPr>
      </w:pPr>
    </w:p>
    <w:p w14:paraId="7377DD55" w14:textId="77777777" w:rsidR="00910132" w:rsidRDefault="00910132">
      <w:pPr>
        <w:ind w:left="0" w:hanging="2"/>
        <w:rPr>
          <w:rFonts w:ascii="Calibri" w:eastAsia="Calibri" w:hAnsi="Calibri" w:cs="Calibri"/>
          <w:sz w:val="20"/>
          <w:szCs w:val="20"/>
        </w:rPr>
      </w:pPr>
      <w:bookmarkStart w:id="32" w:name="_heading=h.2p2csry" w:colFirst="0" w:colLast="0"/>
      <w:bookmarkEnd w:id="32"/>
    </w:p>
    <w:p w14:paraId="5872F18D" w14:textId="77777777" w:rsidR="00910132" w:rsidRDefault="00E13623">
      <w:pPr>
        <w:pStyle w:val="Heading2"/>
        <w:numPr>
          <w:ilvl w:val="1"/>
          <w:numId w:val="2"/>
        </w:numPr>
        <w:ind w:left="1" w:hanging="3"/>
        <w:rPr>
          <w:rFonts w:ascii="Calibri" w:eastAsia="Calibri" w:hAnsi="Calibri" w:cs="Calibri"/>
        </w:rPr>
      </w:pPr>
      <w:r>
        <w:rPr>
          <w:rFonts w:ascii="Calibri" w:eastAsia="Calibri" w:hAnsi="Calibri" w:cs="Calibri"/>
        </w:rPr>
        <w:t>Other Data Storage, Archival, Back-up, Recover and Destruction (STR)</w:t>
      </w:r>
    </w:p>
    <w:p w14:paraId="4CA988CF" w14:textId="77777777" w:rsidR="00910132" w:rsidRDefault="00910132">
      <w:pPr>
        <w:ind w:left="0" w:hanging="2"/>
        <w:rPr>
          <w:rFonts w:ascii="Calibri" w:eastAsia="Calibri" w:hAnsi="Calibri" w:cs="Calibri"/>
        </w:rPr>
      </w:pPr>
    </w:p>
    <w:p w14:paraId="1EF25E32" w14:textId="77777777" w:rsidR="00910132" w:rsidRDefault="00910132">
      <w:pPr>
        <w:ind w:left="0" w:hanging="2"/>
        <w:rPr>
          <w:rFonts w:ascii="Calibri" w:eastAsia="Calibri" w:hAnsi="Calibri" w:cs="Calibri"/>
          <w:sz w:val="20"/>
          <w:szCs w:val="20"/>
        </w:rPr>
      </w:pPr>
    </w:p>
    <w:tbl>
      <w:tblPr>
        <w:tblStyle w:val="ad"/>
        <w:tblW w:w="8640" w:type="dxa"/>
        <w:tblLayout w:type="fixed"/>
        <w:tblLook w:val="0000" w:firstRow="0" w:lastRow="0" w:firstColumn="0" w:lastColumn="0" w:noHBand="0" w:noVBand="0"/>
      </w:tblPr>
      <w:tblGrid>
        <w:gridCol w:w="616"/>
        <w:gridCol w:w="644"/>
        <w:gridCol w:w="7380"/>
      </w:tblGrid>
      <w:tr w:rsidR="00910132" w14:paraId="38C33D73" w14:textId="77777777">
        <w:trPr>
          <w:trHeight w:val="255"/>
          <w:tblHeader/>
        </w:trPr>
        <w:tc>
          <w:tcPr>
            <w:tcW w:w="1260" w:type="dxa"/>
            <w:gridSpan w:val="2"/>
            <w:tcBorders>
              <w:top w:val="single" w:sz="4" w:space="0" w:color="000000"/>
              <w:left w:val="single" w:sz="4" w:space="0" w:color="000000"/>
              <w:bottom w:val="single" w:sz="4" w:space="0" w:color="000000"/>
              <w:right w:val="single" w:sz="4" w:space="0" w:color="000000"/>
            </w:tcBorders>
            <w:shd w:val="clear" w:color="auto" w:fill="9CC2E5"/>
          </w:tcPr>
          <w:p w14:paraId="53145458"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Number</w:t>
            </w:r>
          </w:p>
        </w:tc>
        <w:tc>
          <w:tcPr>
            <w:tcW w:w="7380" w:type="dxa"/>
            <w:tcBorders>
              <w:top w:val="single" w:sz="4" w:space="0" w:color="000000"/>
              <w:left w:val="nil"/>
              <w:bottom w:val="single" w:sz="4" w:space="0" w:color="000000"/>
              <w:right w:val="single" w:sz="4" w:space="0" w:color="000000"/>
            </w:tcBorders>
            <w:shd w:val="clear" w:color="auto" w:fill="9CC2E5"/>
          </w:tcPr>
          <w:p w14:paraId="4DF485F1"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Requirement</w:t>
            </w:r>
          </w:p>
        </w:tc>
      </w:tr>
      <w:tr w:rsidR="00910132" w14:paraId="60A7D077" w14:textId="77777777">
        <w:trPr>
          <w:trHeight w:val="255"/>
        </w:trPr>
        <w:tc>
          <w:tcPr>
            <w:tcW w:w="616" w:type="dxa"/>
            <w:tcBorders>
              <w:top w:val="single" w:sz="4" w:space="0" w:color="000000"/>
              <w:left w:val="single" w:sz="4" w:space="0" w:color="000000"/>
              <w:bottom w:val="single" w:sz="4" w:space="0" w:color="000000"/>
              <w:right w:val="single" w:sz="4" w:space="0" w:color="000000"/>
            </w:tcBorders>
          </w:tcPr>
          <w:p w14:paraId="351948E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STR</w:t>
            </w:r>
          </w:p>
        </w:tc>
        <w:tc>
          <w:tcPr>
            <w:tcW w:w="644" w:type="dxa"/>
            <w:tcBorders>
              <w:top w:val="single" w:sz="4" w:space="0" w:color="000000"/>
              <w:left w:val="nil"/>
              <w:bottom w:val="single" w:sz="4" w:space="0" w:color="000000"/>
              <w:right w:val="single" w:sz="4" w:space="0" w:color="000000"/>
            </w:tcBorders>
          </w:tcPr>
          <w:p w14:paraId="260DD35B"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1</w:t>
            </w:r>
          </w:p>
        </w:tc>
        <w:tc>
          <w:tcPr>
            <w:tcW w:w="7380" w:type="dxa"/>
            <w:tcBorders>
              <w:top w:val="single" w:sz="4" w:space="0" w:color="000000"/>
              <w:left w:val="nil"/>
              <w:bottom w:val="single" w:sz="4" w:space="0" w:color="000000"/>
              <w:right w:val="single" w:sz="4" w:space="0" w:color="000000"/>
            </w:tcBorders>
          </w:tcPr>
          <w:p w14:paraId="7B7207F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Microsoft Services provides data storage and recovery</w:t>
            </w:r>
          </w:p>
        </w:tc>
      </w:tr>
    </w:tbl>
    <w:p w14:paraId="1E928CCA" w14:textId="456E6F9F" w:rsidR="00FA7AA1" w:rsidRDefault="00FA7AA1" w:rsidP="00386552">
      <w:pPr>
        <w:ind w:leftChars="0" w:left="0" w:firstLineChars="0" w:firstLine="0"/>
        <w:rPr>
          <w:rFonts w:ascii="Calibri" w:eastAsia="Calibri" w:hAnsi="Calibri" w:cs="Calibri"/>
          <w:sz w:val="20"/>
          <w:szCs w:val="20"/>
        </w:rPr>
      </w:pPr>
      <w:bookmarkStart w:id="33" w:name="_heading=h.147n2zr" w:colFirst="0" w:colLast="0"/>
      <w:bookmarkEnd w:id="33"/>
    </w:p>
    <w:p w14:paraId="38BCEF38" w14:textId="2A7FE2E7" w:rsidR="00386552" w:rsidRDefault="00386552">
      <w:pPr>
        <w:suppressAutoHyphens w:val="0"/>
        <w:spacing w:line="240" w:lineRule="auto"/>
        <w:ind w:leftChars="0" w:left="0" w:firstLineChars="0" w:firstLine="0"/>
        <w:textDirection w:val="lrTb"/>
        <w:textAlignment w:val="auto"/>
        <w:outlineLvl w:val="9"/>
        <w:rPr>
          <w:rFonts w:ascii="Calibri" w:eastAsia="Calibri" w:hAnsi="Calibri" w:cs="Calibri"/>
          <w:sz w:val="20"/>
          <w:szCs w:val="20"/>
        </w:rPr>
      </w:pPr>
      <w:r>
        <w:rPr>
          <w:rFonts w:ascii="Calibri" w:eastAsia="Calibri" w:hAnsi="Calibri" w:cs="Calibri"/>
          <w:sz w:val="20"/>
          <w:szCs w:val="20"/>
        </w:rPr>
        <w:br w:type="page"/>
      </w:r>
    </w:p>
    <w:p w14:paraId="07308ED7" w14:textId="77777777" w:rsidR="00386552" w:rsidRDefault="00386552" w:rsidP="00386552">
      <w:pPr>
        <w:ind w:leftChars="0" w:left="0" w:firstLineChars="0" w:firstLine="0"/>
        <w:rPr>
          <w:rFonts w:ascii="Calibri" w:eastAsia="Calibri" w:hAnsi="Calibri" w:cs="Calibri"/>
          <w:sz w:val="20"/>
          <w:szCs w:val="20"/>
        </w:rPr>
      </w:pPr>
    </w:p>
    <w:p w14:paraId="7BD7A354" w14:textId="77777777" w:rsidR="00910132" w:rsidRDefault="00E13623">
      <w:pPr>
        <w:keepNext/>
        <w:numPr>
          <w:ilvl w:val="0"/>
          <w:numId w:val="2"/>
        </w:numPr>
        <w:pBdr>
          <w:top w:val="nil"/>
          <w:left w:val="nil"/>
          <w:bottom w:val="single" w:sz="4" w:space="1" w:color="000000"/>
          <w:right w:val="nil"/>
          <w:between w:val="nil"/>
        </w:pBdr>
        <w:spacing w:before="240" w:after="60" w:line="240" w:lineRule="auto"/>
        <w:ind w:left="1" w:hanging="3"/>
        <w:rPr>
          <w:rFonts w:ascii="Calibri" w:eastAsia="Calibri" w:hAnsi="Calibri" w:cs="Calibri"/>
          <w:b/>
          <w:color w:val="000000"/>
          <w:sz w:val="32"/>
          <w:szCs w:val="32"/>
        </w:rPr>
      </w:pPr>
      <w:r>
        <w:rPr>
          <w:rFonts w:ascii="Calibri" w:eastAsia="Calibri" w:hAnsi="Calibri" w:cs="Calibri"/>
          <w:b/>
          <w:color w:val="000000"/>
          <w:sz w:val="32"/>
          <w:szCs w:val="32"/>
        </w:rPr>
        <w:t>System Diagrams</w:t>
      </w:r>
    </w:p>
    <w:p w14:paraId="1AA1C4BB" w14:textId="77777777" w:rsidR="00910132" w:rsidRDefault="00E13623">
      <w:pPr>
        <w:pStyle w:val="Heading2"/>
        <w:numPr>
          <w:ilvl w:val="1"/>
          <w:numId w:val="2"/>
        </w:numPr>
        <w:ind w:left="1" w:hanging="3"/>
        <w:rPr>
          <w:rFonts w:ascii="Calibri" w:eastAsia="Calibri" w:hAnsi="Calibri" w:cs="Calibri"/>
        </w:rPr>
      </w:pPr>
      <w:bookmarkStart w:id="34" w:name="_heading=h.3o7alnk" w:colFirst="0" w:colLast="0"/>
      <w:bookmarkEnd w:id="34"/>
      <w:r>
        <w:rPr>
          <w:rFonts w:ascii="Calibri" w:eastAsia="Calibri" w:hAnsi="Calibri" w:cs="Calibri"/>
        </w:rPr>
        <w:t>System Sequence Diagram (SSD)</w:t>
      </w:r>
    </w:p>
    <w:p w14:paraId="4B04ED1C" w14:textId="77777777" w:rsidR="00910132" w:rsidRDefault="00E13623">
      <w:pPr>
        <w:ind w:left="0" w:hanging="2"/>
        <w:rPr>
          <w:rFonts w:ascii="Calibri" w:eastAsia="Calibri" w:hAnsi="Calibri" w:cs="Calibri"/>
          <w:i/>
          <w:sz w:val="20"/>
          <w:szCs w:val="20"/>
        </w:rPr>
      </w:pPr>
      <w:bookmarkStart w:id="35" w:name="_heading=h.23ckvvd" w:colFirst="0" w:colLast="0"/>
      <w:bookmarkEnd w:id="35"/>
      <w:r>
        <w:rPr>
          <w:rFonts w:ascii="Calibri" w:eastAsia="Calibri" w:hAnsi="Calibri" w:cs="Calibri"/>
          <w:i/>
          <w:sz w:val="20"/>
          <w:szCs w:val="20"/>
        </w:rPr>
        <w:t>The following diagram shows how the functions and use case functions are performed inside the system.</w:t>
      </w:r>
    </w:p>
    <w:p w14:paraId="17092756" w14:textId="3F49CBB9" w:rsidR="00910132" w:rsidRDefault="00E13623">
      <w:pPr>
        <w:ind w:left="0" w:hanging="2"/>
        <w:rPr>
          <w:rFonts w:ascii="Calibri" w:eastAsia="Calibri" w:hAnsi="Calibri" w:cs="Calibri"/>
          <w:i/>
          <w:sz w:val="20"/>
          <w:szCs w:val="20"/>
        </w:rPr>
      </w:pPr>
      <w:bookmarkStart w:id="36" w:name="_heading=h.j5nhvbsz1gq2" w:colFirst="0" w:colLast="0"/>
      <w:bookmarkEnd w:id="36"/>
      <w:r>
        <w:rPr>
          <w:rFonts w:ascii="Calibri" w:eastAsia="Calibri" w:hAnsi="Calibri" w:cs="Calibri"/>
          <w:i/>
          <w:noProof/>
          <w:sz w:val="20"/>
          <w:szCs w:val="20"/>
        </w:rPr>
        <w:drawing>
          <wp:inline distT="114300" distB="114300" distL="114300" distR="114300" wp14:anchorId="6BBF610B" wp14:editId="402AF714">
            <wp:extent cx="6000750" cy="6344614"/>
            <wp:effectExtent l="0" t="0" r="0" b="0"/>
            <wp:docPr id="10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011226" cy="6355691"/>
                    </a:xfrm>
                    <a:prstGeom prst="rect">
                      <a:avLst/>
                    </a:prstGeom>
                    <a:ln/>
                  </pic:spPr>
                </pic:pic>
              </a:graphicData>
            </a:graphic>
          </wp:inline>
        </w:drawing>
      </w:r>
    </w:p>
    <w:p w14:paraId="0D1948E9" w14:textId="0BD1AFB5" w:rsidR="00827401" w:rsidRDefault="00827401">
      <w:pPr>
        <w:ind w:left="0" w:hanging="2"/>
        <w:rPr>
          <w:rFonts w:ascii="Calibri" w:eastAsia="Calibri" w:hAnsi="Calibri" w:cs="Calibri"/>
          <w:i/>
          <w:sz w:val="20"/>
          <w:szCs w:val="20"/>
        </w:rPr>
      </w:pPr>
      <w:r>
        <w:rPr>
          <w:rFonts w:ascii="Calibri" w:eastAsia="Calibri" w:hAnsi="Calibri" w:cs="Calibri"/>
          <w:i/>
          <w:sz w:val="20"/>
          <w:szCs w:val="20"/>
        </w:rPr>
        <w:object w:dxaOrig="1508" w:dyaOrig="983" w14:anchorId="064E7286">
          <v:shape id="_x0000_i1028" type="#_x0000_t75" style="width:75.2pt;height:49.2pt" o:ole="">
            <v:imagedata r:id="rId14" o:title=""/>
          </v:shape>
          <o:OLEObject Type="Embed" ProgID="Visio.Drawing.15" ShapeID="_x0000_i1028" DrawAspect="Icon" ObjectID="_1715422671" r:id="rId15"/>
        </w:object>
      </w:r>
    </w:p>
    <w:p w14:paraId="5536D1C0" w14:textId="36E6B4F1" w:rsidR="00910132" w:rsidRDefault="00E13623">
      <w:pPr>
        <w:ind w:left="0" w:hanging="2"/>
        <w:rPr>
          <w:rFonts w:ascii="Calibri" w:eastAsia="Calibri" w:hAnsi="Calibri" w:cs="Calibri"/>
          <w:i/>
          <w:sz w:val="20"/>
          <w:szCs w:val="20"/>
        </w:rPr>
      </w:pPr>
      <w:bookmarkStart w:id="37" w:name="_heading=h.p4stu6vzi0a0" w:colFirst="0" w:colLast="0"/>
      <w:bookmarkEnd w:id="37"/>
      <w:r>
        <w:rPr>
          <w:rFonts w:ascii="Calibri" w:eastAsia="Calibri" w:hAnsi="Calibri" w:cs="Calibri"/>
          <w:i/>
          <w:noProof/>
          <w:sz w:val="20"/>
          <w:szCs w:val="20"/>
        </w:rPr>
        <w:lastRenderedPageBreak/>
        <w:drawing>
          <wp:inline distT="114300" distB="114300" distL="114300" distR="114300" wp14:anchorId="5E1ED661" wp14:editId="2B198FDE">
            <wp:extent cx="5999961" cy="7610354"/>
            <wp:effectExtent l="0" t="0" r="1270" b="0"/>
            <wp:docPr id="10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037501" cy="7657970"/>
                    </a:xfrm>
                    <a:prstGeom prst="rect">
                      <a:avLst/>
                    </a:prstGeom>
                    <a:ln/>
                  </pic:spPr>
                </pic:pic>
              </a:graphicData>
            </a:graphic>
          </wp:inline>
        </w:drawing>
      </w:r>
    </w:p>
    <w:p w14:paraId="4BB847AF" w14:textId="332DE24E" w:rsidR="00827401" w:rsidRDefault="00827401">
      <w:pPr>
        <w:ind w:left="0" w:hanging="2"/>
        <w:rPr>
          <w:rFonts w:ascii="Calibri" w:eastAsia="Calibri" w:hAnsi="Calibri" w:cs="Calibri"/>
          <w:i/>
          <w:sz w:val="20"/>
          <w:szCs w:val="20"/>
        </w:rPr>
      </w:pPr>
      <w:r>
        <w:rPr>
          <w:rFonts w:ascii="Calibri" w:eastAsia="Calibri" w:hAnsi="Calibri" w:cs="Calibri"/>
          <w:i/>
          <w:sz w:val="20"/>
          <w:szCs w:val="20"/>
        </w:rPr>
        <w:object w:dxaOrig="1508" w:dyaOrig="983" w14:anchorId="024FA59A">
          <v:shape id="_x0000_i1029" type="#_x0000_t75" style="width:75.2pt;height:49.2pt" o:ole="">
            <v:imagedata r:id="rId17" o:title=""/>
          </v:shape>
          <o:OLEObject Type="Embed" ProgID="Visio.Drawing.15" ShapeID="_x0000_i1029" DrawAspect="Icon" ObjectID="_1715422672" r:id="rId18"/>
        </w:object>
      </w:r>
    </w:p>
    <w:p w14:paraId="3319A5D7" w14:textId="60474413" w:rsidR="00910132" w:rsidRDefault="00E13623">
      <w:pPr>
        <w:ind w:left="0" w:hanging="2"/>
        <w:rPr>
          <w:rFonts w:ascii="Calibri" w:eastAsia="Calibri" w:hAnsi="Calibri" w:cs="Calibri"/>
          <w:i/>
          <w:sz w:val="20"/>
          <w:szCs w:val="20"/>
        </w:rPr>
      </w:pPr>
      <w:bookmarkStart w:id="38" w:name="_heading=h.he8gkrvflv9y" w:colFirst="0" w:colLast="0"/>
      <w:bookmarkEnd w:id="38"/>
      <w:r>
        <w:rPr>
          <w:rFonts w:ascii="Calibri" w:eastAsia="Calibri" w:hAnsi="Calibri" w:cs="Calibri"/>
          <w:i/>
          <w:noProof/>
          <w:sz w:val="20"/>
          <w:szCs w:val="20"/>
        </w:rPr>
        <w:lastRenderedPageBreak/>
        <w:drawing>
          <wp:inline distT="114300" distB="114300" distL="114300" distR="114300" wp14:anchorId="5C724533" wp14:editId="2801CFF5">
            <wp:extent cx="5999480" cy="7425159"/>
            <wp:effectExtent l="0" t="0" r="1270" b="4445"/>
            <wp:docPr id="10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029332" cy="7462105"/>
                    </a:xfrm>
                    <a:prstGeom prst="rect">
                      <a:avLst/>
                    </a:prstGeom>
                    <a:ln/>
                  </pic:spPr>
                </pic:pic>
              </a:graphicData>
            </a:graphic>
          </wp:inline>
        </w:drawing>
      </w:r>
    </w:p>
    <w:p w14:paraId="290B7547" w14:textId="0D5AD6D9" w:rsidR="00827401" w:rsidRDefault="00827401">
      <w:pPr>
        <w:ind w:left="0" w:hanging="2"/>
        <w:rPr>
          <w:rFonts w:ascii="Calibri" w:eastAsia="Calibri" w:hAnsi="Calibri" w:cs="Calibri"/>
          <w:i/>
          <w:sz w:val="20"/>
          <w:szCs w:val="20"/>
        </w:rPr>
      </w:pPr>
      <w:r>
        <w:rPr>
          <w:rFonts w:ascii="Calibri" w:eastAsia="Calibri" w:hAnsi="Calibri" w:cs="Calibri"/>
          <w:i/>
          <w:sz w:val="20"/>
          <w:szCs w:val="20"/>
        </w:rPr>
        <w:object w:dxaOrig="1508" w:dyaOrig="983" w14:anchorId="70F1037E">
          <v:shape id="_x0000_i1030" type="#_x0000_t75" style="width:75.2pt;height:49.2pt" o:ole="">
            <v:imagedata r:id="rId20" o:title=""/>
          </v:shape>
          <o:OLEObject Type="Embed" ProgID="Visio.Drawing.15" ShapeID="_x0000_i1030" DrawAspect="Icon" ObjectID="_1715422673" r:id="rId21"/>
        </w:object>
      </w:r>
    </w:p>
    <w:p w14:paraId="79FC02F1" w14:textId="00B8F88A" w:rsidR="00910132" w:rsidRDefault="00E13623">
      <w:pPr>
        <w:ind w:left="0" w:hanging="2"/>
        <w:rPr>
          <w:rFonts w:ascii="Calibri" w:eastAsia="Calibri" w:hAnsi="Calibri" w:cs="Calibri"/>
          <w:i/>
          <w:sz w:val="20"/>
          <w:szCs w:val="20"/>
        </w:rPr>
      </w:pPr>
      <w:bookmarkStart w:id="39" w:name="_heading=h.s3qch42r54ns" w:colFirst="0" w:colLast="0"/>
      <w:bookmarkEnd w:id="39"/>
      <w:r>
        <w:rPr>
          <w:rFonts w:ascii="Calibri" w:eastAsia="Calibri" w:hAnsi="Calibri" w:cs="Calibri"/>
          <w:i/>
          <w:noProof/>
          <w:sz w:val="20"/>
          <w:szCs w:val="20"/>
        </w:rPr>
        <w:lastRenderedPageBreak/>
        <w:drawing>
          <wp:inline distT="114300" distB="114300" distL="114300" distR="114300" wp14:anchorId="6AC730DC" wp14:editId="0975A148">
            <wp:extent cx="6000452" cy="7158942"/>
            <wp:effectExtent l="0" t="0" r="635" b="4445"/>
            <wp:docPr id="10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022493" cy="7185238"/>
                    </a:xfrm>
                    <a:prstGeom prst="rect">
                      <a:avLst/>
                    </a:prstGeom>
                    <a:ln/>
                  </pic:spPr>
                </pic:pic>
              </a:graphicData>
            </a:graphic>
          </wp:inline>
        </w:drawing>
      </w:r>
      <w:r>
        <w:rPr>
          <w:rFonts w:ascii="Calibri" w:eastAsia="Calibri" w:hAnsi="Calibri" w:cs="Calibri"/>
          <w:i/>
          <w:sz w:val="20"/>
          <w:szCs w:val="20"/>
        </w:rPr>
        <w:t xml:space="preserve"> </w:t>
      </w:r>
    </w:p>
    <w:p w14:paraId="53236E25" w14:textId="51136019" w:rsidR="00E64536" w:rsidRDefault="00E64536">
      <w:pPr>
        <w:ind w:left="0" w:hanging="2"/>
        <w:rPr>
          <w:rFonts w:ascii="Calibri" w:eastAsia="Calibri" w:hAnsi="Calibri" w:cs="Calibri"/>
          <w:i/>
          <w:sz w:val="20"/>
          <w:szCs w:val="20"/>
        </w:rPr>
      </w:pPr>
      <w:r>
        <w:rPr>
          <w:rFonts w:ascii="Calibri" w:eastAsia="Calibri" w:hAnsi="Calibri" w:cs="Calibri"/>
          <w:i/>
          <w:sz w:val="20"/>
          <w:szCs w:val="20"/>
        </w:rPr>
        <w:object w:dxaOrig="1508" w:dyaOrig="983" w14:anchorId="6F5A9158">
          <v:shape id="_x0000_i1031" type="#_x0000_t75" style="width:75.2pt;height:49.2pt" o:ole="">
            <v:imagedata r:id="rId23" o:title=""/>
          </v:shape>
          <o:OLEObject Type="Embed" ProgID="Visio.Drawing.15" ShapeID="_x0000_i1031" DrawAspect="Icon" ObjectID="_1715422674" r:id="rId24"/>
        </w:object>
      </w:r>
    </w:p>
    <w:p w14:paraId="5409CF96" w14:textId="7F740AE5" w:rsidR="00910132" w:rsidRDefault="00E13623">
      <w:pPr>
        <w:ind w:left="0" w:hanging="2"/>
        <w:rPr>
          <w:rFonts w:ascii="Calibri" w:eastAsia="Calibri" w:hAnsi="Calibri" w:cs="Calibri"/>
          <w:i/>
          <w:sz w:val="20"/>
          <w:szCs w:val="20"/>
        </w:rPr>
      </w:pPr>
      <w:bookmarkStart w:id="40" w:name="_heading=h.qrbt6nkdonun" w:colFirst="0" w:colLast="0"/>
      <w:bookmarkEnd w:id="40"/>
      <w:r>
        <w:rPr>
          <w:rFonts w:ascii="Calibri" w:eastAsia="Calibri" w:hAnsi="Calibri" w:cs="Calibri"/>
          <w:i/>
          <w:noProof/>
          <w:sz w:val="20"/>
          <w:szCs w:val="20"/>
        </w:rPr>
        <w:lastRenderedPageBreak/>
        <w:drawing>
          <wp:inline distT="114300" distB="114300" distL="114300" distR="114300" wp14:anchorId="00C89834" wp14:editId="013C401B">
            <wp:extent cx="6000750" cy="6823276"/>
            <wp:effectExtent l="0" t="0" r="0" b="0"/>
            <wp:docPr id="10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006446" cy="6829752"/>
                    </a:xfrm>
                    <a:prstGeom prst="rect">
                      <a:avLst/>
                    </a:prstGeom>
                    <a:ln/>
                  </pic:spPr>
                </pic:pic>
              </a:graphicData>
            </a:graphic>
          </wp:inline>
        </w:drawing>
      </w:r>
    </w:p>
    <w:p w14:paraId="21D2F126" w14:textId="6893BE99" w:rsidR="00E64536" w:rsidRDefault="00E64536">
      <w:pPr>
        <w:ind w:left="0" w:hanging="2"/>
        <w:rPr>
          <w:rFonts w:ascii="Calibri" w:eastAsia="Calibri" w:hAnsi="Calibri" w:cs="Calibri"/>
          <w:i/>
          <w:sz w:val="20"/>
          <w:szCs w:val="20"/>
        </w:rPr>
      </w:pPr>
      <w:r>
        <w:rPr>
          <w:rFonts w:ascii="Calibri" w:eastAsia="Calibri" w:hAnsi="Calibri" w:cs="Calibri"/>
          <w:i/>
          <w:sz w:val="20"/>
          <w:szCs w:val="20"/>
        </w:rPr>
        <w:object w:dxaOrig="1508" w:dyaOrig="983" w14:anchorId="0083A19A">
          <v:shape id="_x0000_i1032" type="#_x0000_t75" style="width:75.2pt;height:49.2pt" o:ole="">
            <v:imagedata r:id="rId26" o:title=""/>
          </v:shape>
          <o:OLEObject Type="Embed" ProgID="Visio.DrawingMacroEnabled.15" ShapeID="_x0000_i1032" DrawAspect="Icon" ObjectID="_1715422675" r:id="rId27"/>
        </w:object>
      </w:r>
    </w:p>
    <w:p w14:paraId="0703D032" w14:textId="3856D51F" w:rsidR="00F54219" w:rsidRDefault="00F54219">
      <w:pPr>
        <w:ind w:left="0" w:hanging="2"/>
        <w:rPr>
          <w:rFonts w:ascii="Calibri" w:eastAsia="Calibri" w:hAnsi="Calibri" w:cs="Calibri"/>
          <w:i/>
          <w:sz w:val="20"/>
          <w:szCs w:val="20"/>
        </w:rPr>
      </w:pPr>
    </w:p>
    <w:p w14:paraId="5AD49899" w14:textId="77777777" w:rsidR="00F54219" w:rsidRDefault="00F54219">
      <w:pPr>
        <w:ind w:left="0" w:hanging="2"/>
        <w:rPr>
          <w:rFonts w:ascii="Calibri" w:eastAsia="Calibri" w:hAnsi="Calibri" w:cs="Calibri"/>
          <w:i/>
          <w:sz w:val="20"/>
          <w:szCs w:val="20"/>
        </w:rPr>
      </w:pPr>
    </w:p>
    <w:p w14:paraId="176D8709" w14:textId="77777777" w:rsidR="00910132" w:rsidRDefault="00910132">
      <w:pPr>
        <w:ind w:left="0" w:hanging="2"/>
        <w:rPr>
          <w:rFonts w:ascii="Calibri" w:eastAsia="Calibri" w:hAnsi="Calibri" w:cs="Calibri"/>
          <w:i/>
          <w:sz w:val="20"/>
          <w:szCs w:val="20"/>
        </w:rPr>
      </w:pPr>
      <w:bookmarkStart w:id="41" w:name="_heading=h.rf8j4x3tdh4s" w:colFirst="0" w:colLast="0"/>
      <w:bookmarkEnd w:id="41"/>
    </w:p>
    <w:p w14:paraId="5FE21A11" w14:textId="77777777" w:rsidR="00910132" w:rsidRDefault="00E13623">
      <w:pPr>
        <w:pStyle w:val="Heading2"/>
        <w:numPr>
          <w:ilvl w:val="1"/>
          <w:numId w:val="2"/>
        </w:numPr>
        <w:ind w:left="1" w:hanging="3"/>
        <w:rPr>
          <w:rFonts w:ascii="Calibri" w:eastAsia="Calibri" w:hAnsi="Calibri" w:cs="Calibri"/>
        </w:rPr>
      </w:pPr>
      <w:r>
        <w:rPr>
          <w:rFonts w:ascii="Calibri" w:eastAsia="Calibri" w:hAnsi="Calibri" w:cs="Calibri"/>
        </w:rPr>
        <w:lastRenderedPageBreak/>
        <w:t>Entity-relationship Model (ERD)</w:t>
      </w:r>
    </w:p>
    <w:p w14:paraId="000EE80E" w14:textId="77777777" w:rsidR="00910132" w:rsidRDefault="00E13623">
      <w:pPr>
        <w:ind w:left="0" w:hanging="2"/>
        <w:rPr>
          <w:rFonts w:ascii="Calibri" w:eastAsia="Calibri" w:hAnsi="Calibri" w:cs="Calibri"/>
          <w:sz w:val="20"/>
          <w:szCs w:val="20"/>
        </w:rPr>
      </w:pPr>
      <w:r>
        <w:rPr>
          <w:rFonts w:ascii="Calibri" w:eastAsia="Calibri" w:hAnsi="Calibri" w:cs="Calibri"/>
          <w:i/>
          <w:sz w:val="20"/>
          <w:szCs w:val="20"/>
        </w:rPr>
        <w:t>The following diagram shows the relationship of entity sets in the database.</w:t>
      </w:r>
    </w:p>
    <w:p w14:paraId="56E90773" w14:textId="77777777" w:rsidR="00910132" w:rsidRDefault="00E13623">
      <w:pPr>
        <w:ind w:left="0" w:hanging="2"/>
        <w:rPr>
          <w:rFonts w:ascii="Calibri" w:eastAsia="Calibri" w:hAnsi="Calibri" w:cs="Calibri"/>
          <w:sz w:val="20"/>
          <w:szCs w:val="20"/>
        </w:rPr>
      </w:pPr>
      <w:r>
        <w:rPr>
          <w:rFonts w:ascii="Calibri" w:eastAsia="Calibri" w:hAnsi="Calibri" w:cs="Calibri"/>
          <w:i/>
          <w:noProof/>
          <w:sz w:val="20"/>
          <w:szCs w:val="20"/>
        </w:rPr>
        <w:drawing>
          <wp:inline distT="0" distB="0" distL="114300" distR="114300" wp14:anchorId="19908A7B" wp14:editId="591D4A1D">
            <wp:extent cx="5734050" cy="7096125"/>
            <wp:effectExtent l="0" t="0" r="0" b="0"/>
            <wp:docPr id="10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34050" cy="7096125"/>
                    </a:xfrm>
                    <a:prstGeom prst="rect">
                      <a:avLst/>
                    </a:prstGeom>
                    <a:ln/>
                  </pic:spPr>
                </pic:pic>
              </a:graphicData>
            </a:graphic>
          </wp:inline>
        </w:drawing>
      </w:r>
    </w:p>
    <w:bookmarkStart w:id="42" w:name="_heading=h.ihv636" w:colFirst="0" w:colLast="0"/>
    <w:bookmarkEnd w:id="42"/>
    <w:p w14:paraId="44CFA09E" w14:textId="77777777" w:rsidR="00910132" w:rsidRDefault="00E13623">
      <w:pPr>
        <w:ind w:left="0" w:hanging="2"/>
        <w:rPr>
          <w:rFonts w:ascii="Calibri" w:eastAsia="Calibri" w:hAnsi="Calibri" w:cs="Calibri"/>
          <w:sz w:val="20"/>
          <w:szCs w:val="20"/>
        </w:rPr>
      </w:pPr>
      <w:r>
        <w:rPr>
          <w:rFonts w:ascii="Calibri" w:eastAsia="Calibri" w:hAnsi="Calibri" w:cs="Calibri"/>
          <w:i/>
          <w:sz w:val="20"/>
          <w:szCs w:val="20"/>
        </w:rPr>
        <w:object w:dxaOrig="1508" w:dyaOrig="983" w14:anchorId="53B13049">
          <v:shape id="_x0000_i1027" type="#_x0000_t75" style="width:75.2pt;height:49.2pt;visibility:visible" o:ole="">
            <v:imagedata r:id="rId29" o:title=""/>
            <v:path o:extrusionok="t"/>
          </v:shape>
          <o:OLEObject Type="Embed" ProgID="Package" ShapeID="_x0000_i1027" DrawAspect="Content" ObjectID="_1715422676" r:id="rId30"/>
        </w:object>
      </w:r>
    </w:p>
    <w:p w14:paraId="6C51ACB4" w14:textId="77777777" w:rsidR="00910132" w:rsidRDefault="00E13623">
      <w:pPr>
        <w:pStyle w:val="Heading2"/>
        <w:numPr>
          <w:ilvl w:val="1"/>
          <w:numId w:val="2"/>
        </w:numPr>
        <w:ind w:left="1" w:hanging="3"/>
        <w:rPr>
          <w:rFonts w:ascii="Calibri" w:eastAsia="Calibri" w:hAnsi="Calibri" w:cs="Calibri"/>
        </w:rPr>
      </w:pPr>
      <w:r>
        <w:rPr>
          <w:rFonts w:ascii="Calibri" w:eastAsia="Calibri" w:hAnsi="Calibri" w:cs="Calibri"/>
        </w:rPr>
        <w:lastRenderedPageBreak/>
        <w:t>Data Flow Diagram (DFD)</w:t>
      </w:r>
    </w:p>
    <w:p w14:paraId="145B7765" w14:textId="77777777" w:rsidR="00910132" w:rsidRDefault="00E13623">
      <w:pPr>
        <w:ind w:left="0" w:hanging="2"/>
        <w:rPr>
          <w:rFonts w:ascii="Calibri" w:eastAsia="Calibri" w:hAnsi="Calibri" w:cs="Calibri"/>
          <w:sz w:val="20"/>
          <w:szCs w:val="20"/>
        </w:rPr>
      </w:pPr>
      <w:r>
        <w:rPr>
          <w:rFonts w:ascii="Calibri" w:eastAsia="Calibri" w:hAnsi="Calibri" w:cs="Calibri"/>
          <w:i/>
          <w:sz w:val="20"/>
          <w:szCs w:val="20"/>
        </w:rPr>
        <w:t>The flow of data through the car insurance management system is illustrated in the diagram below.</w:t>
      </w:r>
    </w:p>
    <w:p w14:paraId="140016DD" w14:textId="77777777" w:rsidR="00910132" w:rsidRDefault="00E13623">
      <w:pPr>
        <w:ind w:left="0" w:hanging="2"/>
        <w:rPr>
          <w:rFonts w:ascii="Calibri" w:eastAsia="Calibri" w:hAnsi="Calibri" w:cs="Calibri"/>
          <w:sz w:val="20"/>
          <w:szCs w:val="20"/>
        </w:rPr>
      </w:pPr>
      <w:r>
        <w:rPr>
          <w:rFonts w:ascii="Calibri" w:eastAsia="Calibri" w:hAnsi="Calibri" w:cs="Calibri"/>
          <w:i/>
          <w:sz w:val="20"/>
          <w:szCs w:val="20"/>
        </w:rPr>
        <w:t xml:space="preserve">The diagram is flow of data for the user </w:t>
      </w:r>
      <w:proofErr w:type="gramStart"/>
      <w:r>
        <w:rPr>
          <w:rFonts w:ascii="Calibri" w:eastAsia="Calibri" w:hAnsi="Calibri" w:cs="Calibri"/>
          <w:i/>
          <w:sz w:val="20"/>
          <w:szCs w:val="20"/>
        </w:rPr>
        <w:t>( Administrator</w:t>
      </w:r>
      <w:proofErr w:type="gramEnd"/>
      <w:r>
        <w:rPr>
          <w:rFonts w:ascii="Calibri" w:eastAsia="Calibri" w:hAnsi="Calibri" w:cs="Calibri"/>
          <w:i/>
          <w:sz w:val="20"/>
          <w:szCs w:val="20"/>
        </w:rPr>
        <w:t>)</w:t>
      </w:r>
    </w:p>
    <w:p w14:paraId="6279E676" w14:textId="77777777" w:rsidR="00910132" w:rsidRDefault="00E13623">
      <w:pPr>
        <w:ind w:left="0" w:hanging="2"/>
        <w:rPr>
          <w:rFonts w:ascii="Calibri" w:eastAsia="Calibri" w:hAnsi="Calibri" w:cs="Calibri"/>
          <w:i/>
          <w:sz w:val="20"/>
          <w:szCs w:val="20"/>
        </w:rPr>
      </w:pPr>
      <w:r>
        <w:rPr>
          <w:rFonts w:ascii="Calibri" w:eastAsia="Calibri" w:hAnsi="Calibri" w:cs="Calibri"/>
          <w:i/>
          <w:noProof/>
          <w:sz w:val="20"/>
          <w:szCs w:val="20"/>
        </w:rPr>
        <w:drawing>
          <wp:inline distT="0" distB="0" distL="114300" distR="114300" wp14:anchorId="4F963856" wp14:editId="7B1B16B7">
            <wp:extent cx="5085715" cy="7854889"/>
            <wp:effectExtent l="0" t="0" r="635" b="0"/>
            <wp:docPr id="10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096654" cy="7871784"/>
                    </a:xfrm>
                    <a:prstGeom prst="rect">
                      <a:avLst/>
                    </a:prstGeom>
                    <a:ln/>
                  </pic:spPr>
                </pic:pic>
              </a:graphicData>
            </a:graphic>
          </wp:inline>
        </w:drawing>
      </w:r>
    </w:p>
    <w:p w14:paraId="798B3653" w14:textId="77777777" w:rsidR="00910132" w:rsidRDefault="00E13623">
      <w:pPr>
        <w:ind w:left="0" w:hanging="2"/>
        <w:rPr>
          <w:rFonts w:ascii="Calibri" w:eastAsia="Calibri" w:hAnsi="Calibri" w:cs="Calibri"/>
          <w:i/>
          <w:sz w:val="20"/>
          <w:szCs w:val="20"/>
        </w:rPr>
      </w:pPr>
      <w:r>
        <w:rPr>
          <w:rFonts w:ascii="Calibri" w:eastAsia="Calibri" w:hAnsi="Calibri" w:cs="Calibri"/>
          <w:i/>
          <w:sz w:val="20"/>
          <w:szCs w:val="20"/>
        </w:rPr>
        <w:lastRenderedPageBreak/>
        <w:t xml:space="preserve">The diagram is flow of data for the user </w:t>
      </w:r>
      <w:proofErr w:type="gramStart"/>
      <w:r>
        <w:rPr>
          <w:rFonts w:ascii="Calibri" w:eastAsia="Calibri" w:hAnsi="Calibri" w:cs="Calibri"/>
          <w:i/>
          <w:sz w:val="20"/>
          <w:szCs w:val="20"/>
        </w:rPr>
        <w:t>( Staff</w:t>
      </w:r>
      <w:proofErr w:type="gramEnd"/>
      <w:r>
        <w:rPr>
          <w:rFonts w:ascii="Calibri" w:eastAsia="Calibri" w:hAnsi="Calibri" w:cs="Calibri"/>
          <w:i/>
          <w:sz w:val="20"/>
          <w:szCs w:val="20"/>
        </w:rPr>
        <w:t>)</w:t>
      </w:r>
    </w:p>
    <w:p w14:paraId="6CAFF8D9" w14:textId="77777777" w:rsidR="00910132" w:rsidRDefault="00E13623">
      <w:pPr>
        <w:ind w:left="0" w:hanging="2"/>
        <w:rPr>
          <w:rFonts w:ascii="Calibri" w:eastAsia="Calibri" w:hAnsi="Calibri" w:cs="Calibri"/>
          <w:sz w:val="20"/>
          <w:szCs w:val="20"/>
        </w:rPr>
      </w:pPr>
      <w:r>
        <w:rPr>
          <w:rFonts w:ascii="Calibri" w:eastAsia="Calibri" w:hAnsi="Calibri" w:cs="Calibri"/>
          <w:i/>
          <w:noProof/>
          <w:sz w:val="20"/>
          <w:szCs w:val="20"/>
        </w:rPr>
        <w:drawing>
          <wp:inline distT="114300" distB="114300" distL="114300" distR="114300" wp14:anchorId="7115200F" wp14:editId="527BC9EC">
            <wp:extent cx="6000750" cy="8156228"/>
            <wp:effectExtent l="0" t="0" r="0" b="0"/>
            <wp:docPr id="10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000750" cy="8156228"/>
                    </a:xfrm>
                    <a:prstGeom prst="rect">
                      <a:avLst/>
                    </a:prstGeom>
                    <a:ln/>
                  </pic:spPr>
                </pic:pic>
              </a:graphicData>
            </a:graphic>
          </wp:inline>
        </w:drawing>
      </w:r>
      <w:r>
        <w:br w:type="page"/>
      </w:r>
    </w:p>
    <w:p w14:paraId="35EA8FD9" w14:textId="77777777" w:rsidR="00910132" w:rsidRDefault="00910132">
      <w:pPr>
        <w:ind w:left="0" w:hanging="2"/>
        <w:rPr>
          <w:rFonts w:ascii="Calibri" w:eastAsia="Calibri" w:hAnsi="Calibri" w:cs="Calibri"/>
          <w:sz w:val="20"/>
          <w:szCs w:val="20"/>
        </w:rPr>
      </w:pPr>
      <w:bookmarkStart w:id="43" w:name="_heading=h.32hioqz" w:colFirst="0" w:colLast="0"/>
      <w:bookmarkEnd w:id="43"/>
    </w:p>
    <w:p w14:paraId="029D4AC8" w14:textId="77777777" w:rsidR="00910132" w:rsidRDefault="00E13623">
      <w:pPr>
        <w:keepNext/>
        <w:numPr>
          <w:ilvl w:val="0"/>
          <w:numId w:val="2"/>
        </w:numPr>
        <w:pBdr>
          <w:top w:val="nil"/>
          <w:left w:val="nil"/>
          <w:bottom w:val="single" w:sz="4" w:space="1" w:color="000000"/>
          <w:right w:val="nil"/>
          <w:between w:val="nil"/>
        </w:pBdr>
        <w:spacing w:before="240" w:after="60" w:line="240" w:lineRule="auto"/>
        <w:ind w:left="1" w:hanging="3"/>
        <w:rPr>
          <w:rFonts w:ascii="Calibri" w:eastAsia="Calibri" w:hAnsi="Calibri" w:cs="Calibri"/>
          <w:b/>
          <w:color w:val="000000"/>
          <w:sz w:val="32"/>
          <w:szCs w:val="32"/>
        </w:rPr>
      </w:pPr>
      <w:r>
        <w:rPr>
          <w:rFonts w:ascii="Calibri" w:eastAsia="Calibri" w:hAnsi="Calibri" w:cs="Calibri"/>
          <w:b/>
          <w:color w:val="000000"/>
          <w:sz w:val="32"/>
          <w:szCs w:val="32"/>
        </w:rPr>
        <w:t>Glossary</w:t>
      </w:r>
    </w:p>
    <w:p w14:paraId="674A910D" w14:textId="77777777" w:rsidR="00910132" w:rsidRDefault="00910132">
      <w:pPr>
        <w:ind w:left="0" w:hanging="2"/>
        <w:rPr>
          <w:rFonts w:ascii="Calibri" w:eastAsia="Calibri" w:hAnsi="Calibri" w:cs="Calibri"/>
          <w:sz w:val="20"/>
          <w:szCs w:val="20"/>
        </w:rPr>
      </w:pPr>
    </w:p>
    <w:p w14:paraId="32AB9AFC" w14:textId="77777777" w:rsidR="00910132" w:rsidRDefault="00910132">
      <w:pPr>
        <w:ind w:left="0" w:hanging="2"/>
        <w:rPr>
          <w:rFonts w:ascii="Calibri" w:eastAsia="Calibri" w:hAnsi="Calibri" w:cs="Calibri"/>
          <w:sz w:val="20"/>
          <w:szCs w:val="20"/>
        </w:rPr>
      </w:pPr>
    </w:p>
    <w:tbl>
      <w:tblPr>
        <w:tblStyle w:val="ae"/>
        <w:tblW w:w="9000" w:type="dxa"/>
        <w:tblInd w:w="468" w:type="dxa"/>
        <w:tblLayout w:type="fixed"/>
        <w:tblLook w:val="0000" w:firstRow="0" w:lastRow="0" w:firstColumn="0" w:lastColumn="0" w:noHBand="0" w:noVBand="0"/>
      </w:tblPr>
      <w:tblGrid>
        <w:gridCol w:w="2375"/>
        <w:gridCol w:w="6625"/>
      </w:tblGrid>
      <w:tr w:rsidR="00910132" w14:paraId="3993D26E" w14:textId="77777777">
        <w:trPr>
          <w:trHeight w:val="255"/>
          <w:tblHeader/>
        </w:trPr>
        <w:tc>
          <w:tcPr>
            <w:tcW w:w="2375" w:type="dxa"/>
            <w:tcBorders>
              <w:top w:val="single" w:sz="4" w:space="0" w:color="000000"/>
              <w:left w:val="single" w:sz="4" w:space="0" w:color="000000"/>
              <w:bottom w:val="single" w:sz="4" w:space="0" w:color="000000"/>
              <w:right w:val="single" w:sz="4" w:space="0" w:color="000000"/>
            </w:tcBorders>
            <w:shd w:val="clear" w:color="auto" w:fill="9CC2E5"/>
          </w:tcPr>
          <w:p w14:paraId="7C65784E"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Term</w:t>
            </w:r>
          </w:p>
        </w:tc>
        <w:tc>
          <w:tcPr>
            <w:tcW w:w="6625" w:type="dxa"/>
            <w:tcBorders>
              <w:top w:val="single" w:sz="4" w:space="0" w:color="000000"/>
              <w:left w:val="nil"/>
              <w:bottom w:val="single" w:sz="4" w:space="0" w:color="000000"/>
              <w:right w:val="single" w:sz="4" w:space="0" w:color="000000"/>
            </w:tcBorders>
            <w:shd w:val="clear" w:color="auto" w:fill="9CC2E5"/>
          </w:tcPr>
          <w:p w14:paraId="5BC54278"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Definition</w:t>
            </w:r>
          </w:p>
        </w:tc>
      </w:tr>
      <w:tr w:rsidR="00910132" w14:paraId="208888F5" w14:textId="77777777">
        <w:trPr>
          <w:trHeight w:val="305"/>
        </w:trPr>
        <w:tc>
          <w:tcPr>
            <w:tcW w:w="2375" w:type="dxa"/>
            <w:tcBorders>
              <w:top w:val="single" w:sz="4" w:space="0" w:color="000000"/>
              <w:left w:val="single" w:sz="4" w:space="0" w:color="000000"/>
              <w:bottom w:val="single" w:sz="4" w:space="0" w:color="000000"/>
              <w:right w:val="single" w:sz="4" w:space="0" w:color="000000"/>
            </w:tcBorders>
          </w:tcPr>
          <w:p w14:paraId="76FCA1D2"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User</w:t>
            </w:r>
          </w:p>
        </w:tc>
        <w:tc>
          <w:tcPr>
            <w:tcW w:w="6625" w:type="dxa"/>
            <w:tcBorders>
              <w:top w:val="single" w:sz="4" w:space="0" w:color="000000"/>
              <w:left w:val="nil"/>
              <w:bottom w:val="single" w:sz="4" w:space="0" w:color="000000"/>
              <w:right w:val="single" w:sz="4" w:space="0" w:color="000000"/>
            </w:tcBorders>
          </w:tcPr>
          <w:p w14:paraId="54D8E9A7"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A user is a person who </w:t>
            </w:r>
            <w:proofErr w:type="spellStart"/>
            <w:r>
              <w:rPr>
                <w:rFonts w:ascii="Calibri" w:eastAsia="Calibri" w:hAnsi="Calibri" w:cs="Calibri"/>
                <w:sz w:val="22"/>
                <w:szCs w:val="22"/>
              </w:rPr>
              <w:t>utilise</w:t>
            </w:r>
            <w:proofErr w:type="spellEnd"/>
            <w:r>
              <w:rPr>
                <w:rFonts w:ascii="Calibri" w:eastAsia="Calibri" w:hAnsi="Calibri" w:cs="Calibri"/>
                <w:sz w:val="22"/>
                <w:szCs w:val="22"/>
              </w:rPr>
              <w:t xml:space="preserve"> a computer or network services</w:t>
            </w:r>
          </w:p>
        </w:tc>
      </w:tr>
      <w:tr w:rsidR="00910132" w14:paraId="5B01D077" w14:textId="77777777">
        <w:trPr>
          <w:trHeight w:val="359"/>
        </w:trPr>
        <w:tc>
          <w:tcPr>
            <w:tcW w:w="2375" w:type="dxa"/>
            <w:tcBorders>
              <w:top w:val="single" w:sz="4" w:space="0" w:color="000000"/>
              <w:left w:val="single" w:sz="4" w:space="0" w:color="000000"/>
              <w:bottom w:val="single" w:sz="4" w:space="0" w:color="000000"/>
              <w:right w:val="single" w:sz="4" w:space="0" w:color="000000"/>
            </w:tcBorders>
          </w:tcPr>
          <w:p w14:paraId="30FAD7F3"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Administrator</w:t>
            </w:r>
          </w:p>
        </w:tc>
        <w:tc>
          <w:tcPr>
            <w:tcW w:w="6625" w:type="dxa"/>
            <w:tcBorders>
              <w:top w:val="single" w:sz="4" w:space="0" w:color="000000"/>
              <w:left w:val="nil"/>
              <w:bottom w:val="single" w:sz="4" w:space="0" w:color="000000"/>
              <w:right w:val="single" w:sz="4" w:space="0" w:color="000000"/>
            </w:tcBorders>
          </w:tcPr>
          <w:p w14:paraId="223B60EB"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An administrator is in charge of maintaining, configuring, and ensuring the reliable operation of computer systems, servers, and data security measures. </w:t>
            </w:r>
          </w:p>
        </w:tc>
      </w:tr>
      <w:tr w:rsidR="00910132" w14:paraId="57E6390B" w14:textId="77777777">
        <w:trPr>
          <w:trHeight w:val="359"/>
        </w:trPr>
        <w:tc>
          <w:tcPr>
            <w:tcW w:w="2375" w:type="dxa"/>
            <w:tcBorders>
              <w:top w:val="single" w:sz="4" w:space="0" w:color="000000"/>
              <w:left w:val="single" w:sz="4" w:space="0" w:color="000000"/>
              <w:bottom w:val="single" w:sz="4" w:space="0" w:color="000000"/>
              <w:right w:val="single" w:sz="4" w:space="0" w:color="000000"/>
            </w:tcBorders>
          </w:tcPr>
          <w:p w14:paraId="6FA74ECD"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Client</w:t>
            </w:r>
          </w:p>
        </w:tc>
        <w:tc>
          <w:tcPr>
            <w:tcW w:w="6625" w:type="dxa"/>
            <w:tcBorders>
              <w:top w:val="single" w:sz="4" w:space="0" w:color="000000"/>
              <w:left w:val="nil"/>
              <w:bottom w:val="single" w:sz="4" w:space="0" w:color="000000"/>
              <w:right w:val="single" w:sz="4" w:space="0" w:color="000000"/>
            </w:tcBorders>
          </w:tcPr>
          <w:p w14:paraId="00870C0F"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 client is a person or company who pays for a professional person or organization to provide them with a service.</w:t>
            </w:r>
          </w:p>
        </w:tc>
      </w:tr>
      <w:tr w:rsidR="00910132" w14:paraId="63593F3C" w14:textId="77777777">
        <w:trPr>
          <w:trHeight w:val="359"/>
        </w:trPr>
        <w:tc>
          <w:tcPr>
            <w:tcW w:w="2375" w:type="dxa"/>
            <w:tcBorders>
              <w:top w:val="single" w:sz="4" w:space="0" w:color="000000"/>
              <w:left w:val="single" w:sz="4" w:space="0" w:color="000000"/>
              <w:bottom w:val="single" w:sz="4" w:space="0" w:color="000000"/>
              <w:right w:val="single" w:sz="4" w:space="0" w:color="000000"/>
            </w:tcBorders>
          </w:tcPr>
          <w:p w14:paraId="36275189"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Insurance</w:t>
            </w:r>
          </w:p>
        </w:tc>
        <w:tc>
          <w:tcPr>
            <w:tcW w:w="6625" w:type="dxa"/>
            <w:tcBorders>
              <w:top w:val="single" w:sz="4" w:space="0" w:color="000000"/>
              <w:left w:val="nil"/>
              <w:bottom w:val="single" w:sz="4" w:space="0" w:color="000000"/>
              <w:right w:val="single" w:sz="4" w:space="0" w:color="000000"/>
            </w:tcBorders>
          </w:tcPr>
          <w:p w14:paraId="1D6FC159"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Insurance is a contract in which an individual or entity receives financial protection or compensation from an insurance provider </w:t>
            </w:r>
            <w:r>
              <w:rPr>
                <w:rFonts w:ascii="Calibri" w:eastAsia="Calibri" w:hAnsi="Calibri" w:cs="Calibri"/>
                <w:sz w:val="22"/>
                <w:szCs w:val="22"/>
              </w:rPr>
              <w:t>in the event of a loss, which is represented by a policy.</w:t>
            </w:r>
          </w:p>
        </w:tc>
      </w:tr>
      <w:tr w:rsidR="00910132" w14:paraId="5107D7D2" w14:textId="77777777">
        <w:trPr>
          <w:trHeight w:val="359"/>
        </w:trPr>
        <w:tc>
          <w:tcPr>
            <w:tcW w:w="2375" w:type="dxa"/>
            <w:tcBorders>
              <w:top w:val="single" w:sz="4" w:space="0" w:color="000000"/>
              <w:left w:val="single" w:sz="4" w:space="0" w:color="000000"/>
              <w:bottom w:val="single" w:sz="4" w:space="0" w:color="000000"/>
              <w:right w:val="single" w:sz="4" w:space="0" w:color="000000"/>
            </w:tcBorders>
          </w:tcPr>
          <w:p w14:paraId="71DBBAB5" w14:textId="77777777" w:rsidR="00910132" w:rsidRDefault="00E13623">
            <w:pPr>
              <w:ind w:left="0" w:hanging="2"/>
              <w:rPr>
                <w:rFonts w:ascii="Calibri" w:eastAsia="Calibri" w:hAnsi="Calibri" w:cs="Calibri"/>
                <w:sz w:val="22"/>
                <w:szCs w:val="22"/>
              </w:rPr>
            </w:pPr>
            <w:r>
              <w:rPr>
                <w:rFonts w:ascii="Calibri" w:eastAsia="Calibri" w:hAnsi="Calibri" w:cs="Calibri"/>
                <w:b/>
                <w:sz w:val="22"/>
                <w:szCs w:val="22"/>
              </w:rPr>
              <w:t>Policy</w:t>
            </w:r>
          </w:p>
        </w:tc>
        <w:tc>
          <w:tcPr>
            <w:tcW w:w="6625" w:type="dxa"/>
            <w:tcBorders>
              <w:top w:val="single" w:sz="4" w:space="0" w:color="000000"/>
              <w:left w:val="nil"/>
              <w:bottom w:val="single" w:sz="4" w:space="0" w:color="000000"/>
              <w:right w:val="single" w:sz="4" w:space="0" w:color="000000"/>
            </w:tcBorders>
          </w:tcPr>
          <w:p w14:paraId="1596B0C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A collection of ideas or a plan for dealing with specific conditions that has been publicly agreed to by a group of individuals, a commercial organization, the government, or a political par</w:t>
            </w:r>
            <w:r>
              <w:rPr>
                <w:rFonts w:ascii="Calibri" w:eastAsia="Calibri" w:hAnsi="Calibri" w:cs="Calibri"/>
                <w:sz w:val="22"/>
                <w:szCs w:val="22"/>
              </w:rPr>
              <w:t>ty.</w:t>
            </w:r>
          </w:p>
        </w:tc>
      </w:tr>
    </w:tbl>
    <w:p w14:paraId="34EF68DC" w14:textId="77777777" w:rsidR="00910132" w:rsidRDefault="00910132">
      <w:pPr>
        <w:ind w:left="0" w:hanging="2"/>
        <w:rPr>
          <w:rFonts w:ascii="Calibri" w:eastAsia="Calibri" w:hAnsi="Calibri" w:cs="Calibri"/>
          <w:sz w:val="20"/>
          <w:szCs w:val="20"/>
        </w:rPr>
      </w:pPr>
    </w:p>
    <w:p w14:paraId="5F968408" w14:textId="77777777" w:rsidR="00910132" w:rsidRDefault="00910132">
      <w:pPr>
        <w:ind w:left="0" w:hanging="2"/>
        <w:rPr>
          <w:rFonts w:ascii="Calibri" w:eastAsia="Calibri" w:hAnsi="Calibri" w:cs="Calibri"/>
          <w:sz w:val="20"/>
          <w:szCs w:val="20"/>
        </w:rPr>
      </w:pPr>
      <w:bookmarkStart w:id="44" w:name="_heading=h.1hmsyys" w:colFirst="0" w:colLast="0"/>
      <w:bookmarkEnd w:id="44"/>
    </w:p>
    <w:p w14:paraId="39DA57FB" w14:textId="11860EEC" w:rsidR="00910132" w:rsidRPr="00F54219" w:rsidRDefault="00E13623" w:rsidP="00F54219">
      <w:pPr>
        <w:keepNext/>
        <w:numPr>
          <w:ilvl w:val="0"/>
          <w:numId w:val="2"/>
        </w:numPr>
        <w:pBdr>
          <w:top w:val="nil"/>
          <w:left w:val="nil"/>
          <w:bottom w:val="single" w:sz="4" w:space="1" w:color="000000"/>
          <w:right w:val="nil"/>
          <w:between w:val="nil"/>
        </w:pBdr>
        <w:spacing w:before="240" w:after="60" w:line="240" w:lineRule="auto"/>
        <w:ind w:left="1" w:hanging="3"/>
        <w:rPr>
          <w:rFonts w:ascii="Calibri" w:eastAsia="Calibri" w:hAnsi="Calibri" w:cs="Calibri"/>
          <w:b/>
          <w:color w:val="000000"/>
          <w:sz w:val="32"/>
          <w:szCs w:val="32"/>
        </w:rPr>
      </w:pPr>
      <w:r>
        <w:rPr>
          <w:rFonts w:ascii="Calibri" w:eastAsia="Calibri" w:hAnsi="Calibri" w:cs="Calibri"/>
          <w:b/>
          <w:color w:val="000000"/>
          <w:sz w:val="32"/>
          <w:szCs w:val="32"/>
        </w:rPr>
        <w:t xml:space="preserve">Appendix </w:t>
      </w:r>
      <w:bookmarkStart w:id="45" w:name="_heading=h.41mghml" w:colFirst="0" w:colLast="0"/>
      <w:bookmarkStart w:id="46" w:name="_heading=h.nmf14n" w:colFirst="0" w:colLast="0"/>
      <w:bookmarkEnd w:id="45"/>
      <w:bookmarkEnd w:id="46"/>
    </w:p>
    <w:p w14:paraId="086E1C84" w14:textId="77777777" w:rsidR="00910132" w:rsidRDefault="00E13623">
      <w:pPr>
        <w:pStyle w:val="Heading2"/>
        <w:numPr>
          <w:ilvl w:val="1"/>
          <w:numId w:val="2"/>
        </w:numPr>
        <w:tabs>
          <w:tab w:val="left" w:pos="1080"/>
        </w:tabs>
        <w:ind w:left="1" w:hanging="3"/>
        <w:rPr>
          <w:rFonts w:ascii="Calibri" w:eastAsia="Calibri" w:hAnsi="Calibri" w:cs="Calibri"/>
        </w:rPr>
      </w:pPr>
      <w:bookmarkStart w:id="47" w:name="_heading=h.37m2jsg" w:colFirst="0" w:colLast="0"/>
      <w:bookmarkEnd w:id="47"/>
      <w:r>
        <w:rPr>
          <w:rFonts w:ascii="Calibri" w:eastAsia="Calibri" w:hAnsi="Calibri" w:cs="Calibri"/>
        </w:rPr>
        <w:t xml:space="preserve">Reference </w:t>
      </w:r>
    </w:p>
    <w:p w14:paraId="0348AFC0" w14:textId="77777777" w:rsidR="00910132" w:rsidRDefault="00910132">
      <w:pPr>
        <w:ind w:left="0" w:hanging="2"/>
      </w:pPr>
    </w:p>
    <w:tbl>
      <w:tblPr>
        <w:tblStyle w:val="af"/>
        <w:tblW w:w="9695" w:type="dxa"/>
        <w:tblInd w:w="468" w:type="dxa"/>
        <w:tblLayout w:type="fixed"/>
        <w:tblLook w:val="0000" w:firstRow="0" w:lastRow="0" w:firstColumn="0" w:lastColumn="0" w:noHBand="0" w:noVBand="0"/>
      </w:tblPr>
      <w:tblGrid>
        <w:gridCol w:w="9695"/>
      </w:tblGrid>
      <w:tr w:rsidR="00910132" w14:paraId="6F16221B" w14:textId="77777777">
        <w:trPr>
          <w:trHeight w:val="293"/>
          <w:tblHeader/>
        </w:trPr>
        <w:tc>
          <w:tcPr>
            <w:tcW w:w="9695" w:type="dxa"/>
            <w:tcBorders>
              <w:top w:val="single" w:sz="4" w:space="0" w:color="000000"/>
              <w:left w:val="single" w:sz="4" w:space="0" w:color="000000"/>
              <w:bottom w:val="single" w:sz="4" w:space="0" w:color="000000"/>
              <w:right w:val="single" w:sz="4" w:space="0" w:color="000000"/>
            </w:tcBorders>
            <w:shd w:val="clear" w:color="auto" w:fill="9CC2E5"/>
          </w:tcPr>
          <w:p w14:paraId="168B0A48" w14:textId="77777777" w:rsidR="00910132" w:rsidRDefault="00910132">
            <w:pPr>
              <w:ind w:left="0" w:hanging="2"/>
              <w:rPr>
                <w:rFonts w:ascii="Calibri" w:eastAsia="Calibri" w:hAnsi="Calibri" w:cs="Calibri"/>
                <w:sz w:val="22"/>
                <w:szCs w:val="22"/>
              </w:rPr>
            </w:pPr>
          </w:p>
        </w:tc>
      </w:tr>
      <w:tr w:rsidR="00910132" w14:paraId="61F21BE8" w14:textId="77777777">
        <w:trPr>
          <w:trHeight w:val="293"/>
        </w:trPr>
        <w:tc>
          <w:tcPr>
            <w:tcW w:w="9695" w:type="dxa"/>
            <w:tcBorders>
              <w:top w:val="single" w:sz="4" w:space="0" w:color="000000"/>
              <w:left w:val="single" w:sz="4" w:space="0" w:color="000000"/>
              <w:bottom w:val="single" w:sz="4" w:space="0" w:color="000000"/>
              <w:right w:val="single" w:sz="4" w:space="0" w:color="000000"/>
            </w:tcBorders>
          </w:tcPr>
          <w:p w14:paraId="3F274E42" w14:textId="77777777" w:rsidR="00910132" w:rsidRDefault="00E13623">
            <w:pPr>
              <w:ind w:left="0" w:hanging="2"/>
              <w:rPr>
                <w:rFonts w:ascii="Calibri" w:eastAsia="Calibri" w:hAnsi="Calibri" w:cs="Calibri"/>
                <w:sz w:val="22"/>
                <w:szCs w:val="22"/>
              </w:rPr>
            </w:pPr>
            <w:proofErr w:type="spellStart"/>
            <w:r>
              <w:rPr>
                <w:rFonts w:ascii="Calibri" w:eastAsia="Calibri" w:hAnsi="Calibri" w:cs="Calibri"/>
                <w:sz w:val="22"/>
                <w:szCs w:val="22"/>
              </w:rPr>
              <w:t>Bandakkanavar</w:t>
            </w:r>
            <w:proofErr w:type="spellEnd"/>
            <w:r>
              <w:rPr>
                <w:rFonts w:ascii="Calibri" w:eastAsia="Calibri" w:hAnsi="Calibri" w:cs="Calibri"/>
                <w:sz w:val="22"/>
                <w:szCs w:val="22"/>
              </w:rPr>
              <w:t xml:space="preserve">, R. (2019, October 17). Software Requirements Specification document with example. </w:t>
            </w:r>
            <w:proofErr w:type="spellStart"/>
            <w:r>
              <w:rPr>
                <w:rFonts w:ascii="Calibri" w:eastAsia="Calibri" w:hAnsi="Calibri" w:cs="Calibri"/>
                <w:sz w:val="22"/>
                <w:szCs w:val="22"/>
              </w:rPr>
              <w:t>Krazytech</w:t>
            </w:r>
            <w:proofErr w:type="spellEnd"/>
            <w:r>
              <w:rPr>
                <w:rFonts w:ascii="Calibri" w:eastAsia="Calibri" w:hAnsi="Calibri" w:cs="Calibri"/>
                <w:sz w:val="22"/>
                <w:szCs w:val="22"/>
              </w:rPr>
              <w:t xml:space="preserve">. </w:t>
            </w:r>
            <w:hyperlink r:id="rId33">
              <w:r>
                <w:rPr>
                  <w:rFonts w:ascii="Calibri" w:eastAsia="Calibri" w:hAnsi="Calibri" w:cs="Calibri"/>
                  <w:color w:val="0000FF"/>
                  <w:sz w:val="22"/>
                  <w:szCs w:val="22"/>
                  <w:u w:val="single"/>
                </w:rPr>
                <w:t>https://krazytech.com/projec</w:t>
              </w:r>
              <w:r>
                <w:rPr>
                  <w:rFonts w:ascii="Calibri" w:eastAsia="Calibri" w:hAnsi="Calibri" w:cs="Calibri"/>
                  <w:color w:val="0000FF"/>
                  <w:sz w:val="22"/>
                  <w:szCs w:val="22"/>
                  <w:u w:val="single"/>
                </w:rPr>
                <w:t>ts/sample-software-requirements-specificationsrs-report-airline-database</w:t>
              </w:r>
            </w:hyperlink>
            <w:r>
              <w:rPr>
                <w:rFonts w:ascii="Calibri" w:eastAsia="Calibri" w:hAnsi="Calibri" w:cs="Calibri"/>
                <w:sz w:val="22"/>
                <w:szCs w:val="22"/>
              </w:rPr>
              <w:t xml:space="preserve"> </w:t>
            </w:r>
          </w:p>
        </w:tc>
      </w:tr>
      <w:tr w:rsidR="00910132" w14:paraId="592B1529" w14:textId="77777777">
        <w:trPr>
          <w:trHeight w:val="293"/>
        </w:trPr>
        <w:tc>
          <w:tcPr>
            <w:tcW w:w="9695" w:type="dxa"/>
            <w:tcBorders>
              <w:top w:val="single" w:sz="4" w:space="0" w:color="000000"/>
              <w:left w:val="single" w:sz="4" w:space="0" w:color="000000"/>
              <w:bottom w:val="single" w:sz="4" w:space="0" w:color="000000"/>
              <w:right w:val="single" w:sz="4" w:space="0" w:color="000000"/>
            </w:tcBorders>
          </w:tcPr>
          <w:p w14:paraId="20257CA2"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Editor. (2020, February 12). Non-functional Requirements: Examples, Types, How to Approach. </w:t>
            </w:r>
            <w:proofErr w:type="spellStart"/>
            <w:r>
              <w:rPr>
                <w:rFonts w:ascii="Calibri" w:eastAsia="Calibri" w:hAnsi="Calibri" w:cs="Calibri"/>
                <w:sz w:val="22"/>
                <w:szCs w:val="22"/>
              </w:rPr>
              <w:t>AltexSoft</w:t>
            </w:r>
            <w:proofErr w:type="spellEnd"/>
            <w:r>
              <w:rPr>
                <w:rFonts w:ascii="Calibri" w:eastAsia="Calibri" w:hAnsi="Calibri" w:cs="Calibri"/>
                <w:sz w:val="22"/>
                <w:szCs w:val="22"/>
              </w:rPr>
              <w:t xml:space="preserve">. </w:t>
            </w:r>
            <w:hyperlink r:id="rId34">
              <w:r>
                <w:rPr>
                  <w:rFonts w:ascii="Calibri" w:eastAsia="Calibri" w:hAnsi="Calibri" w:cs="Calibri"/>
                  <w:color w:val="0000FF"/>
                  <w:sz w:val="22"/>
                  <w:szCs w:val="22"/>
                  <w:u w:val="single"/>
                </w:rPr>
                <w:t>https://www.altexsoft.com/blog/non-functional-requirements/</w:t>
              </w:r>
            </w:hyperlink>
            <w:r>
              <w:rPr>
                <w:rFonts w:ascii="Calibri" w:eastAsia="Calibri" w:hAnsi="Calibri" w:cs="Calibri"/>
                <w:sz w:val="22"/>
                <w:szCs w:val="22"/>
              </w:rPr>
              <w:t xml:space="preserve"> </w:t>
            </w:r>
          </w:p>
        </w:tc>
      </w:tr>
      <w:tr w:rsidR="00910132" w14:paraId="436A6F2E" w14:textId="77777777">
        <w:trPr>
          <w:trHeight w:val="293"/>
        </w:trPr>
        <w:tc>
          <w:tcPr>
            <w:tcW w:w="9695" w:type="dxa"/>
            <w:tcBorders>
              <w:top w:val="single" w:sz="4" w:space="0" w:color="000000"/>
              <w:left w:val="single" w:sz="4" w:space="0" w:color="000000"/>
              <w:bottom w:val="single" w:sz="4" w:space="0" w:color="000000"/>
              <w:right w:val="single" w:sz="4" w:space="0" w:color="000000"/>
            </w:tcBorders>
          </w:tcPr>
          <w:p w14:paraId="64D7BC94"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A Guide to Functional Requirements (with Examples). (n.d.). </w:t>
            </w:r>
            <w:proofErr w:type="spellStart"/>
            <w:r>
              <w:rPr>
                <w:rFonts w:ascii="Calibri" w:eastAsia="Calibri" w:hAnsi="Calibri" w:cs="Calibri"/>
                <w:sz w:val="22"/>
                <w:szCs w:val="22"/>
              </w:rPr>
              <w:t>Nuclino</w:t>
            </w:r>
            <w:proofErr w:type="spellEnd"/>
            <w:r>
              <w:rPr>
                <w:rFonts w:ascii="Calibri" w:eastAsia="Calibri" w:hAnsi="Calibri" w:cs="Calibri"/>
                <w:sz w:val="22"/>
                <w:szCs w:val="22"/>
              </w:rPr>
              <w:t xml:space="preserve">. </w:t>
            </w:r>
            <w:proofErr w:type="gramStart"/>
            <w:r>
              <w:rPr>
                <w:rFonts w:ascii="Calibri" w:eastAsia="Calibri" w:hAnsi="Calibri" w:cs="Calibri"/>
                <w:sz w:val="22"/>
                <w:szCs w:val="22"/>
              </w:rPr>
              <w:t>Retrieved  May</w:t>
            </w:r>
            <w:proofErr w:type="gramEnd"/>
            <w:r>
              <w:rPr>
                <w:rFonts w:ascii="Calibri" w:eastAsia="Calibri" w:hAnsi="Calibri" w:cs="Calibri"/>
                <w:sz w:val="22"/>
                <w:szCs w:val="22"/>
              </w:rPr>
              <w:t xml:space="preserve"> 26, 2022, from </w:t>
            </w:r>
            <w:hyperlink r:id="rId35">
              <w:r>
                <w:rPr>
                  <w:rFonts w:ascii="Calibri" w:eastAsia="Calibri" w:hAnsi="Calibri" w:cs="Calibri"/>
                  <w:color w:val="0000FF"/>
                  <w:sz w:val="22"/>
                  <w:szCs w:val="22"/>
                  <w:u w:val="single"/>
                </w:rPr>
                <w:t>https://www.nuclin</w:t>
              </w:r>
              <w:r>
                <w:rPr>
                  <w:rFonts w:ascii="Calibri" w:eastAsia="Calibri" w:hAnsi="Calibri" w:cs="Calibri"/>
                  <w:color w:val="0000FF"/>
                  <w:sz w:val="22"/>
                  <w:szCs w:val="22"/>
                  <w:u w:val="single"/>
                </w:rPr>
                <w:t>o.com/articles/functional-requirements</w:t>
              </w:r>
            </w:hyperlink>
            <w:r>
              <w:rPr>
                <w:rFonts w:ascii="Calibri" w:eastAsia="Calibri" w:hAnsi="Calibri" w:cs="Calibri"/>
                <w:sz w:val="22"/>
                <w:szCs w:val="22"/>
              </w:rPr>
              <w:t xml:space="preserve"> </w:t>
            </w:r>
          </w:p>
        </w:tc>
      </w:tr>
      <w:tr w:rsidR="00910132" w14:paraId="2306403F" w14:textId="77777777">
        <w:trPr>
          <w:trHeight w:val="293"/>
        </w:trPr>
        <w:tc>
          <w:tcPr>
            <w:tcW w:w="9695" w:type="dxa"/>
            <w:tcBorders>
              <w:top w:val="single" w:sz="4" w:space="0" w:color="000000"/>
              <w:left w:val="single" w:sz="4" w:space="0" w:color="000000"/>
              <w:bottom w:val="single" w:sz="4" w:space="0" w:color="000000"/>
              <w:right w:val="single" w:sz="4" w:space="0" w:color="000000"/>
            </w:tcBorders>
          </w:tcPr>
          <w:p w14:paraId="6538036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What is Data Flow Diagram (DFD)? How to Draw </w:t>
            </w:r>
            <w:proofErr w:type="gramStart"/>
            <w:r>
              <w:rPr>
                <w:rFonts w:ascii="Calibri" w:eastAsia="Calibri" w:hAnsi="Calibri" w:cs="Calibri"/>
                <w:sz w:val="22"/>
                <w:szCs w:val="22"/>
              </w:rPr>
              <w:t>DFD?.</w:t>
            </w:r>
            <w:proofErr w:type="gramEnd"/>
            <w:r>
              <w:rPr>
                <w:rFonts w:ascii="Calibri" w:eastAsia="Calibri" w:hAnsi="Calibri" w:cs="Calibri"/>
                <w:sz w:val="22"/>
                <w:szCs w:val="22"/>
              </w:rPr>
              <w:t xml:space="preserve"> Visual-Paradigm. Retrieved May 28, 2022 from</w:t>
            </w:r>
          </w:p>
          <w:p w14:paraId="30E6D857"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 </w:t>
            </w:r>
            <w:hyperlink r:id="rId36">
              <w:r>
                <w:rPr>
                  <w:rFonts w:ascii="Calibri" w:eastAsia="Calibri" w:hAnsi="Calibri" w:cs="Calibri"/>
                  <w:color w:val="0000FF"/>
                  <w:sz w:val="22"/>
                  <w:szCs w:val="22"/>
                  <w:u w:val="single"/>
                </w:rPr>
                <w:t>What is Data Flow Diagram (DFD)</w:t>
              </w:r>
              <w:r>
                <w:rPr>
                  <w:rFonts w:ascii="Calibri" w:eastAsia="Calibri" w:hAnsi="Calibri" w:cs="Calibri"/>
                  <w:color w:val="0000FF"/>
                  <w:sz w:val="22"/>
                  <w:szCs w:val="22"/>
                  <w:u w:val="single"/>
                </w:rPr>
                <w:t>? How to Draw DFD? (visual-paradigm.com)</w:t>
              </w:r>
            </w:hyperlink>
          </w:p>
        </w:tc>
      </w:tr>
      <w:tr w:rsidR="00910132" w14:paraId="067E5B3A" w14:textId="77777777">
        <w:trPr>
          <w:trHeight w:val="293"/>
        </w:trPr>
        <w:tc>
          <w:tcPr>
            <w:tcW w:w="9695" w:type="dxa"/>
            <w:tcBorders>
              <w:top w:val="single" w:sz="4" w:space="0" w:color="000000"/>
              <w:left w:val="single" w:sz="4" w:space="0" w:color="000000"/>
              <w:bottom w:val="single" w:sz="4" w:space="0" w:color="000000"/>
              <w:right w:val="single" w:sz="4" w:space="0" w:color="000000"/>
            </w:tcBorders>
          </w:tcPr>
          <w:p w14:paraId="41DB8508"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Microsoft. (n.d.). Create a UML use case diagram. Retrieved May 26, 2022, from</w:t>
            </w:r>
          </w:p>
          <w:p w14:paraId="1D8B5D13" w14:textId="77777777" w:rsidR="00910132" w:rsidRDefault="00E13623">
            <w:pPr>
              <w:ind w:left="0" w:hanging="2"/>
              <w:rPr>
                <w:rFonts w:ascii="Calibri" w:eastAsia="Calibri" w:hAnsi="Calibri" w:cs="Calibri"/>
                <w:sz w:val="22"/>
                <w:szCs w:val="22"/>
              </w:rPr>
            </w:pPr>
            <w:hyperlink r:id="rId37">
              <w:r>
                <w:rPr>
                  <w:rFonts w:ascii="Calibri" w:eastAsia="Calibri" w:hAnsi="Calibri" w:cs="Calibri"/>
                  <w:color w:val="0000FF"/>
                  <w:sz w:val="22"/>
                  <w:szCs w:val="22"/>
                  <w:u w:val="single"/>
                </w:rPr>
                <w:t>https:</w:t>
              </w:r>
              <w:r>
                <w:rPr>
                  <w:rFonts w:ascii="Calibri" w:eastAsia="Calibri" w:hAnsi="Calibri" w:cs="Calibri"/>
                  <w:color w:val="0000FF"/>
                  <w:sz w:val="22"/>
                  <w:szCs w:val="22"/>
                  <w:u w:val="single"/>
                </w:rPr>
                <w:t>//support.microsoft.com/en-us/office/create-a-uml-use-case-diagram-92cc948d-fc74-466c-9457-e82d62ee1298</w:t>
              </w:r>
            </w:hyperlink>
            <w:r>
              <w:rPr>
                <w:rFonts w:ascii="Calibri" w:eastAsia="Calibri" w:hAnsi="Calibri" w:cs="Calibri"/>
                <w:sz w:val="22"/>
                <w:szCs w:val="22"/>
              </w:rPr>
              <w:t xml:space="preserve"> </w:t>
            </w:r>
          </w:p>
        </w:tc>
      </w:tr>
      <w:tr w:rsidR="00910132" w14:paraId="65E17681" w14:textId="77777777">
        <w:trPr>
          <w:trHeight w:val="293"/>
        </w:trPr>
        <w:tc>
          <w:tcPr>
            <w:tcW w:w="9695" w:type="dxa"/>
            <w:tcBorders>
              <w:top w:val="single" w:sz="4" w:space="0" w:color="000000"/>
              <w:left w:val="single" w:sz="4" w:space="0" w:color="000000"/>
              <w:bottom w:val="single" w:sz="4" w:space="0" w:color="000000"/>
              <w:right w:val="single" w:sz="4" w:space="0" w:color="000000"/>
            </w:tcBorders>
          </w:tcPr>
          <w:p w14:paraId="387E71D3" w14:textId="77777777" w:rsidR="00910132" w:rsidRDefault="00E13623">
            <w:pPr>
              <w:ind w:left="0" w:hanging="2"/>
              <w:rPr>
                <w:rFonts w:ascii="Calibri" w:eastAsia="Calibri" w:hAnsi="Calibri" w:cs="Calibri"/>
                <w:sz w:val="22"/>
                <w:szCs w:val="22"/>
              </w:rPr>
            </w:pPr>
            <w:r>
              <w:rPr>
                <w:rFonts w:ascii="Calibri" w:eastAsia="Calibri" w:hAnsi="Calibri" w:cs="Calibri"/>
                <w:sz w:val="22"/>
                <w:szCs w:val="22"/>
              </w:rPr>
              <w:t xml:space="preserve">R. (2020, July 28). Functional vs Non-Functional Requirements - Understand the Difference. </w:t>
            </w:r>
            <w:proofErr w:type="spellStart"/>
            <w:r>
              <w:rPr>
                <w:rFonts w:ascii="Calibri" w:eastAsia="Calibri" w:hAnsi="Calibri" w:cs="Calibri"/>
                <w:sz w:val="22"/>
                <w:szCs w:val="22"/>
              </w:rPr>
              <w:t>ReQtest</w:t>
            </w:r>
            <w:proofErr w:type="spellEnd"/>
            <w:r>
              <w:rPr>
                <w:rFonts w:ascii="Calibri" w:eastAsia="Calibri" w:hAnsi="Calibri" w:cs="Calibri"/>
                <w:sz w:val="22"/>
                <w:szCs w:val="22"/>
              </w:rPr>
              <w:t xml:space="preserve">. </w:t>
            </w:r>
            <w:hyperlink r:id="rId38">
              <w:r>
                <w:rPr>
                  <w:rFonts w:ascii="Calibri" w:eastAsia="Calibri" w:hAnsi="Calibri" w:cs="Calibri"/>
                  <w:color w:val="0000FF"/>
                  <w:sz w:val="22"/>
                  <w:szCs w:val="22"/>
                  <w:u w:val="single"/>
                </w:rPr>
                <w:t>https://reqtest.com/requirements-blog/functional-vs-non-functional-requirements/</w:t>
              </w:r>
            </w:hyperlink>
            <w:r>
              <w:rPr>
                <w:rFonts w:ascii="Calibri" w:eastAsia="Calibri" w:hAnsi="Calibri" w:cs="Calibri"/>
                <w:sz w:val="22"/>
                <w:szCs w:val="22"/>
              </w:rPr>
              <w:t xml:space="preserve"> </w:t>
            </w:r>
          </w:p>
        </w:tc>
      </w:tr>
    </w:tbl>
    <w:p w14:paraId="158C1E50" w14:textId="77777777" w:rsidR="00910132" w:rsidRDefault="00910132">
      <w:pPr>
        <w:ind w:left="0" w:hanging="2"/>
        <w:rPr>
          <w:rFonts w:ascii="Calibri" w:eastAsia="Calibri" w:hAnsi="Calibri" w:cs="Calibri"/>
        </w:rPr>
      </w:pPr>
    </w:p>
    <w:p w14:paraId="3B73A8AC" w14:textId="77777777" w:rsidR="00910132" w:rsidRDefault="00910132">
      <w:pPr>
        <w:ind w:left="0" w:hanging="2"/>
        <w:rPr>
          <w:rFonts w:ascii="Calibri" w:eastAsia="Calibri" w:hAnsi="Calibri" w:cs="Calibri"/>
          <w:sz w:val="20"/>
          <w:szCs w:val="20"/>
        </w:rPr>
      </w:pPr>
    </w:p>
    <w:sectPr w:rsidR="00910132">
      <w:headerReference w:type="default" r:id="rId39"/>
      <w:footerReference w:type="default" r:id="rId40"/>
      <w:pgSz w:w="12240" w:h="15840"/>
      <w:pgMar w:top="1260" w:right="1350" w:bottom="11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32FFF" w14:textId="77777777" w:rsidR="00E13623" w:rsidRDefault="00E13623">
      <w:pPr>
        <w:spacing w:line="240" w:lineRule="auto"/>
        <w:ind w:left="0" w:hanging="2"/>
      </w:pPr>
      <w:r>
        <w:separator/>
      </w:r>
    </w:p>
  </w:endnote>
  <w:endnote w:type="continuationSeparator" w:id="0">
    <w:p w14:paraId="7625E082" w14:textId="77777777" w:rsidR="00E13623" w:rsidRDefault="00E1362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AE1D3" w14:textId="77777777" w:rsidR="00910132" w:rsidRDefault="00910132">
    <w:pPr>
      <w:pBdr>
        <w:top w:val="nil"/>
        <w:left w:val="nil"/>
        <w:bottom w:val="nil"/>
        <w:right w:val="nil"/>
        <w:between w:val="nil"/>
      </w:pBdr>
      <w:tabs>
        <w:tab w:val="right" w:pos="9450"/>
      </w:tabs>
      <w:spacing w:line="240" w:lineRule="auto"/>
      <w:rPr>
        <w:color w:val="000000"/>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695B2" w14:textId="77777777" w:rsidR="00E13623" w:rsidRDefault="00E13623">
      <w:pPr>
        <w:spacing w:line="240" w:lineRule="auto"/>
        <w:ind w:left="0" w:hanging="2"/>
      </w:pPr>
      <w:r>
        <w:separator/>
      </w:r>
    </w:p>
  </w:footnote>
  <w:footnote w:type="continuationSeparator" w:id="0">
    <w:p w14:paraId="4B0A775B" w14:textId="77777777" w:rsidR="00E13623" w:rsidRDefault="00E1362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2038A" w14:textId="77777777" w:rsidR="00910132" w:rsidRDefault="00E13623">
    <w:pPr>
      <w:pBdr>
        <w:top w:val="nil"/>
        <w:left w:val="nil"/>
        <w:bottom w:val="nil"/>
        <w:right w:val="nil"/>
        <w:between w:val="nil"/>
      </w:pBdr>
      <w:spacing w:line="240" w:lineRule="auto"/>
      <w:ind w:left="0" w:hanging="2"/>
      <w:rPr>
        <w:color w:val="000000"/>
      </w:rPr>
    </w:pPr>
    <w:sdt>
      <w:sdtPr>
        <w:tag w:val="goog_rdk_6"/>
        <w:id w:val="660969990"/>
      </w:sdtPr>
      <w:sdtEndPr/>
      <w:sdtContent>
        <w:del w:id="48" w:author="Tenti Morobe" w:date="2022-05-29T19:20:00Z">
          <w:r>
            <w:rPr>
              <w:noProof/>
            </w:rPr>
            <mc:AlternateContent>
              <mc:Choice Requires="wpg">
                <w:drawing>
                  <wp:anchor distT="0" distB="0" distL="114300" distR="114300" simplePos="0" relativeHeight="251658240" behindDoc="0" locked="0" layoutInCell="1" hidden="0" allowOverlap="1" wp14:anchorId="11B5D655" wp14:editId="07EC3A46">
                    <wp:simplePos x="0" y="0"/>
                    <wp:positionH relativeFrom="column">
                      <wp:posOffset>-380999</wp:posOffset>
                    </wp:positionH>
                    <wp:positionV relativeFrom="paragraph">
                      <wp:posOffset>-355599</wp:posOffset>
                    </wp:positionV>
                    <wp:extent cx="2238375" cy="409575"/>
                    <wp:effectExtent l="0" t="0" r="0" b="0"/>
                    <wp:wrapNone/>
                    <wp:docPr id="1031" name="Rectangle 1031"/>
                    <wp:cNvGraphicFramePr/>
                    <a:graphic xmlns:a="http://schemas.openxmlformats.org/drawingml/2006/main">
                      <a:graphicData uri="http://schemas.microsoft.com/office/word/2010/wordprocessingShape">
                        <wps:wsp>
                          <wps:cNvSpPr/>
                          <wps:spPr>
                            <a:xfrm>
                              <a:off x="4245863" y="3594263"/>
                              <a:ext cx="2200275" cy="371475"/>
                            </a:xfrm>
                            <a:prstGeom prst="rect">
                              <a:avLst/>
                            </a:prstGeom>
                            <a:solidFill>
                              <a:srgbClr val="4F81BD"/>
                            </a:solidFill>
                            <a:ln w="38100" cap="flat" cmpd="sng">
                              <a:solidFill>
                                <a:srgbClr val="F2F2F2"/>
                              </a:solidFill>
                              <a:prstDash val="solid"/>
                              <a:miter lim="800000"/>
                              <a:headEnd type="none" w="sm" len="sm"/>
                              <a:tailEnd type="none" w="sm" len="sm"/>
                            </a:ln>
                          </wps:spPr>
                          <wps:txbx>
                            <w:txbxContent>
                              <w:p w14:paraId="0C84362C" w14:textId="77777777" w:rsidR="00910132" w:rsidRDefault="00E13623">
                                <w:pPr>
                                  <w:spacing w:line="240" w:lineRule="auto"/>
                                  <w:ind w:left="2" w:hanging="4"/>
                                  <w:jc w:val="center"/>
                                </w:pPr>
                                <w:r>
                                  <w:rPr>
                                    <w:rFonts w:ascii="Arial" w:eastAsia="Arial" w:hAnsi="Arial" w:cs="Arial"/>
                                    <w:b/>
                                    <w:color w:val="FFFFFF"/>
                                    <w:sz w:val="44"/>
                                  </w:rPr>
                                  <w:t>Liberty Finance</w:t>
                                </w:r>
                              </w:p>
                              <w:p w14:paraId="471EE5F0" w14:textId="77777777" w:rsidR="00910132" w:rsidRDefault="00910132">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-380999</wp:posOffset>
                    </wp:positionH>
                    <wp:positionV relativeFrom="paragraph">
                      <wp:posOffset>-355599</wp:posOffset>
                    </wp:positionV>
                    <wp:extent cx="2238375" cy="409575"/>
                    <wp:effectExtent b="0" l="0" r="0" t="0"/>
                    <wp:wrapNone/>
                    <wp:docPr id="103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2238375" cy="409575"/>
                            </a:xfrm>
                            <a:prstGeom prst="rect"/>
                            <a:ln/>
                          </pic:spPr>
                        </pic:pic>
                      </a:graphicData>
                    </a:graphic>
                  </wp:anchor>
                </w:drawing>
              </mc:Fallback>
            </mc:AlternateContent>
          </w:r>
        </w:del>
      </w:sdtContent>
    </w:sdt>
  </w:p>
  <w:p w14:paraId="30BE6B46" w14:textId="77777777" w:rsidR="00910132" w:rsidRDefault="00910132">
    <w:pPr>
      <w:pBdr>
        <w:top w:val="nil"/>
        <w:left w:val="nil"/>
        <w:bottom w:val="nil"/>
        <w:right w:val="nil"/>
        <w:between w:val="nil"/>
      </w:pBdr>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81E00"/>
    <w:multiLevelType w:val="multilevel"/>
    <w:tmpl w:val="3830E39A"/>
    <w:lvl w:ilvl="0">
      <w:start w:val="1"/>
      <w:numFmt w:val="decimal"/>
      <w:lvlText w:val="%1"/>
      <w:lvlJc w:val="left"/>
      <w:pPr>
        <w:ind w:left="432" w:hanging="432"/>
      </w:pPr>
      <w:rPr>
        <w:vertAlign w:val="baseline"/>
      </w:rPr>
    </w:lvl>
    <w:lvl w:ilvl="1">
      <w:start w:val="1"/>
      <w:numFmt w:val="decimal"/>
      <w:lvlText w:val="%1.%2"/>
      <w:lvlJc w:val="left"/>
      <w:pPr>
        <w:ind w:left="576" w:hanging="576"/>
      </w:pPr>
      <w:rPr>
        <w:b/>
        <w:sz w:val="28"/>
        <w:szCs w:val="28"/>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19EC3365"/>
    <w:multiLevelType w:val="multilevel"/>
    <w:tmpl w:val="CB6C70C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1B262FA3"/>
    <w:multiLevelType w:val="multilevel"/>
    <w:tmpl w:val="70FE2E90"/>
    <w:lvl w:ilvl="0">
      <w:start w:val="1"/>
      <w:numFmt w:val="decimal"/>
      <w:lvlText w:val="%1."/>
      <w:lvlJc w:val="left"/>
      <w:pPr>
        <w:ind w:left="360" w:hanging="360"/>
      </w:pPr>
      <w:rPr>
        <w:vertAlign w:val="baseline"/>
      </w:rPr>
    </w:lvl>
    <w:lvl w:ilvl="1">
      <w:start w:val="1"/>
      <w:numFmt w:val="decimal"/>
      <w:lvlText w:val="%1.%2."/>
      <w:lvlJc w:val="left"/>
      <w:pPr>
        <w:ind w:left="792" w:hanging="432"/>
      </w:pPr>
      <w:rPr>
        <w:b/>
        <w:sz w:val="28"/>
        <w:szCs w:val="28"/>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 w15:restartNumberingAfterBreak="0">
    <w:nsid w:val="28CD7AF6"/>
    <w:multiLevelType w:val="multilevel"/>
    <w:tmpl w:val="0B74AB1E"/>
    <w:lvl w:ilvl="0">
      <w:start w:val="1"/>
      <w:numFmt w:val="bullet"/>
      <w:lvlText w:val="●"/>
      <w:lvlJc w:val="left"/>
      <w:pPr>
        <w:ind w:left="1296" w:hanging="360"/>
      </w:pPr>
      <w:rPr>
        <w:rFonts w:ascii="Noto Sans Symbols" w:eastAsia="Noto Sans Symbols" w:hAnsi="Noto Sans Symbols" w:cs="Noto Sans Symbols"/>
        <w:vertAlign w:val="baseline"/>
      </w:rPr>
    </w:lvl>
    <w:lvl w:ilvl="1">
      <w:start w:val="1"/>
      <w:numFmt w:val="bullet"/>
      <w:lvlText w:val="o"/>
      <w:lvlJc w:val="left"/>
      <w:pPr>
        <w:ind w:left="2016" w:hanging="360"/>
      </w:pPr>
      <w:rPr>
        <w:rFonts w:ascii="Courier New" w:eastAsia="Courier New" w:hAnsi="Courier New" w:cs="Courier New"/>
        <w:vertAlign w:val="baseline"/>
      </w:rPr>
    </w:lvl>
    <w:lvl w:ilvl="2">
      <w:start w:val="1"/>
      <w:numFmt w:val="bullet"/>
      <w:lvlText w:val="▪"/>
      <w:lvlJc w:val="left"/>
      <w:pPr>
        <w:ind w:left="2736" w:hanging="360"/>
      </w:pPr>
      <w:rPr>
        <w:rFonts w:ascii="Noto Sans Symbols" w:eastAsia="Noto Sans Symbols" w:hAnsi="Noto Sans Symbols" w:cs="Noto Sans Symbols"/>
        <w:vertAlign w:val="baseline"/>
      </w:rPr>
    </w:lvl>
    <w:lvl w:ilvl="3">
      <w:start w:val="1"/>
      <w:numFmt w:val="bullet"/>
      <w:lvlText w:val="●"/>
      <w:lvlJc w:val="left"/>
      <w:pPr>
        <w:ind w:left="3456" w:hanging="360"/>
      </w:pPr>
      <w:rPr>
        <w:rFonts w:ascii="Noto Sans Symbols" w:eastAsia="Noto Sans Symbols" w:hAnsi="Noto Sans Symbols" w:cs="Noto Sans Symbols"/>
        <w:vertAlign w:val="baseline"/>
      </w:rPr>
    </w:lvl>
    <w:lvl w:ilvl="4">
      <w:start w:val="1"/>
      <w:numFmt w:val="bullet"/>
      <w:lvlText w:val="o"/>
      <w:lvlJc w:val="left"/>
      <w:pPr>
        <w:ind w:left="4176" w:hanging="360"/>
      </w:pPr>
      <w:rPr>
        <w:rFonts w:ascii="Courier New" w:eastAsia="Courier New" w:hAnsi="Courier New" w:cs="Courier New"/>
        <w:vertAlign w:val="baseline"/>
      </w:rPr>
    </w:lvl>
    <w:lvl w:ilvl="5">
      <w:start w:val="1"/>
      <w:numFmt w:val="bullet"/>
      <w:lvlText w:val="▪"/>
      <w:lvlJc w:val="left"/>
      <w:pPr>
        <w:ind w:left="4896" w:hanging="360"/>
      </w:pPr>
      <w:rPr>
        <w:rFonts w:ascii="Noto Sans Symbols" w:eastAsia="Noto Sans Symbols" w:hAnsi="Noto Sans Symbols" w:cs="Noto Sans Symbols"/>
        <w:vertAlign w:val="baseline"/>
      </w:rPr>
    </w:lvl>
    <w:lvl w:ilvl="6">
      <w:start w:val="1"/>
      <w:numFmt w:val="bullet"/>
      <w:lvlText w:val="●"/>
      <w:lvlJc w:val="left"/>
      <w:pPr>
        <w:ind w:left="5616" w:hanging="360"/>
      </w:pPr>
      <w:rPr>
        <w:rFonts w:ascii="Noto Sans Symbols" w:eastAsia="Noto Sans Symbols" w:hAnsi="Noto Sans Symbols" w:cs="Noto Sans Symbols"/>
        <w:vertAlign w:val="baseline"/>
      </w:rPr>
    </w:lvl>
    <w:lvl w:ilvl="7">
      <w:start w:val="1"/>
      <w:numFmt w:val="bullet"/>
      <w:lvlText w:val="o"/>
      <w:lvlJc w:val="left"/>
      <w:pPr>
        <w:ind w:left="6336" w:hanging="360"/>
      </w:pPr>
      <w:rPr>
        <w:rFonts w:ascii="Courier New" w:eastAsia="Courier New" w:hAnsi="Courier New" w:cs="Courier New"/>
        <w:vertAlign w:val="baseline"/>
      </w:rPr>
    </w:lvl>
    <w:lvl w:ilvl="8">
      <w:start w:val="1"/>
      <w:numFmt w:val="bullet"/>
      <w:lvlText w:val="▪"/>
      <w:lvlJc w:val="left"/>
      <w:pPr>
        <w:ind w:left="7056" w:hanging="360"/>
      </w:pPr>
      <w:rPr>
        <w:rFonts w:ascii="Noto Sans Symbols" w:eastAsia="Noto Sans Symbols" w:hAnsi="Noto Sans Symbols" w:cs="Noto Sans Symbols"/>
        <w:vertAlign w:val="baseline"/>
      </w:rPr>
    </w:lvl>
  </w:abstractNum>
  <w:abstractNum w:abstractNumId="4" w15:restartNumberingAfterBreak="0">
    <w:nsid w:val="3F8A5036"/>
    <w:multiLevelType w:val="multilevel"/>
    <w:tmpl w:val="DD5A4AAA"/>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5" w15:restartNumberingAfterBreak="0">
    <w:nsid w:val="4AFA183E"/>
    <w:multiLevelType w:val="multilevel"/>
    <w:tmpl w:val="6D26CD48"/>
    <w:lvl w:ilvl="0">
      <w:start w:val="1"/>
      <w:numFmt w:val="decimal"/>
      <w:lvlText w:val="%1."/>
      <w:lvlJc w:val="left"/>
      <w:pPr>
        <w:ind w:left="360" w:hanging="360"/>
      </w:pPr>
      <w:rPr>
        <w:vertAlign w:val="baseline"/>
      </w:rPr>
    </w:lvl>
    <w:lvl w:ilvl="1">
      <w:start w:val="1"/>
      <w:numFmt w:val="decimal"/>
      <w:lvlText w:val="%1.%2."/>
      <w:lvlJc w:val="left"/>
      <w:pPr>
        <w:ind w:left="720" w:hanging="360"/>
      </w:pPr>
      <w:rPr>
        <w:color w:val="000000"/>
        <w:sz w:val="28"/>
        <w:szCs w:val="28"/>
        <w:vertAlign w:val="baseline"/>
      </w:rPr>
    </w:lvl>
    <w:lvl w:ilvl="2">
      <w:start w:val="1"/>
      <w:numFmt w:val="decimal"/>
      <w:lvlText w:val="%1.%2.%3."/>
      <w:lvlJc w:val="left"/>
      <w:pPr>
        <w:ind w:left="1080" w:hanging="360"/>
      </w:pPr>
      <w:rPr>
        <w:vertAlign w:val="baseline"/>
      </w:rPr>
    </w:lvl>
    <w:lvl w:ilvl="3">
      <w:start w:val="1"/>
      <w:numFmt w:val="decimal"/>
      <w:lvlText w:val="%1.%2.%3.%4."/>
      <w:lvlJc w:val="left"/>
      <w:pPr>
        <w:ind w:left="1440" w:hanging="360"/>
      </w:pPr>
      <w:rPr>
        <w:vertAlign w:val="baseline"/>
      </w:rPr>
    </w:lvl>
    <w:lvl w:ilvl="4">
      <w:start w:val="1"/>
      <w:numFmt w:val="decimal"/>
      <w:lvlText w:val="%1.%2.%3.%4.%5."/>
      <w:lvlJc w:val="left"/>
      <w:pPr>
        <w:ind w:left="1800" w:hanging="360"/>
      </w:pPr>
      <w:rPr>
        <w:vertAlign w:val="baseline"/>
      </w:rPr>
    </w:lvl>
    <w:lvl w:ilvl="5">
      <w:start w:val="1"/>
      <w:numFmt w:val="decimal"/>
      <w:lvlText w:val="%1.%2.%3.%4.%5.%6."/>
      <w:lvlJc w:val="left"/>
      <w:pPr>
        <w:ind w:left="2160" w:hanging="360"/>
      </w:pPr>
      <w:rPr>
        <w:vertAlign w:val="baseline"/>
      </w:rPr>
    </w:lvl>
    <w:lvl w:ilvl="6">
      <w:start w:val="1"/>
      <w:numFmt w:val="decimal"/>
      <w:lvlText w:val="%1.%2.%3.%4.%5.%6.%7."/>
      <w:lvlJc w:val="left"/>
      <w:pPr>
        <w:ind w:left="2520" w:hanging="360"/>
      </w:pPr>
      <w:rPr>
        <w:vertAlign w:val="baseline"/>
      </w:rPr>
    </w:lvl>
    <w:lvl w:ilvl="7">
      <w:start w:val="1"/>
      <w:numFmt w:val="decimal"/>
      <w:lvlText w:val="%1.%2.%3.%4.%5.%6.%7.%8."/>
      <w:lvlJc w:val="left"/>
      <w:pPr>
        <w:ind w:left="2880" w:hanging="360"/>
      </w:pPr>
      <w:rPr>
        <w:vertAlign w:val="baseline"/>
      </w:rPr>
    </w:lvl>
    <w:lvl w:ilvl="8">
      <w:start w:val="1"/>
      <w:numFmt w:val="decimal"/>
      <w:lvlText w:val="%1.%2.%3.%4.%5.%6.%7.%8.%9."/>
      <w:lvlJc w:val="left"/>
      <w:pPr>
        <w:ind w:left="3240" w:hanging="360"/>
      </w:pPr>
      <w:rPr>
        <w:vertAlign w:val="baseline"/>
      </w:rPr>
    </w:lvl>
  </w:abstractNum>
  <w:abstractNum w:abstractNumId="6" w15:restartNumberingAfterBreak="0">
    <w:nsid w:val="5C5B6039"/>
    <w:multiLevelType w:val="multilevel"/>
    <w:tmpl w:val="85D0E46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1677461492">
    <w:abstractNumId w:val="5"/>
  </w:num>
  <w:num w:numId="2" w16cid:durableId="192764767">
    <w:abstractNumId w:val="0"/>
  </w:num>
  <w:num w:numId="3" w16cid:durableId="1395930652">
    <w:abstractNumId w:val="6"/>
  </w:num>
  <w:num w:numId="4" w16cid:durableId="976648605">
    <w:abstractNumId w:val="4"/>
  </w:num>
  <w:num w:numId="5" w16cid:durableId="867371574">
    <w:abstractNumId w:val="2"/>
  </w:num>
  <w:num w:numId="6" w16cid:durableId="556474929">
    <w:abstractNumId w:val="3"/>
  </w:num>
  <w:num w:numId="7" w16cid:durableId="923031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132"/>
    <w:rsid w:val="00386552"/>
    <w:rsid w:val="00827401"/>
    <w:rsid w:val="00910132"/>
    <w:rsid w:val="00E13623"/>
    <w:rsid w:val="00E62EAF"/>
    <w:rsid w:val="00E64536"/>
    <w:rsid w:val="00ED5637"/>
    <w:rsid w:val="00F54219"/>
    <w:rsid w:val="00FA7A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2B7D7B0"/>
  <w15:docId w15:val="{8D020AF2-6B54-44AD-9B9D-C14174A25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0">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unhideWhenUsed/>
    <w:qFormat/>
    <w:pPr>
      <w:keepNext/>
      <w:numPr>
        <w:ilvl w:val="1"/>
        <w:numId w:val="7"/>
      </w:numPr>
      <w:tabs>
        <w:tab w:val="left" w:pos="540"/>
      </w:tabs>
      <w:spacing w:before="240" w:after="60"/>
      <w:ind w:left="-1" w:hanging="1"/>
      <w:outlineLvl w:val="1"/>
    </w:pPr>
    <w:rPr>
      <w:rFonts w:ascii="Arial" w:hAnsi="Arial" w:cs="Arial"/>
      <w:b/>
      <w:bCs/>
      <w:i/>
      <w:iCs/>
      <w:sz w:val="28"/>
      <w:szCs w:val="28"/>
    </w:rPr>
  </w:style>
  <w:style w:type="paragraph" w:styleId="Heading3">
    <w:name w:val="heading 3"/>
    <w:basedOn w:val="Normal"/>
    <w:next w:val="Normal"/>
    <w:uiPriority w:val="9"/>
    <w:semiHidden/>
    <w:unhideWhenUsed/>
    <w:qFormat/>
    <w:pPr>
      <w:keepNext/>
      <w:numPr>
        <w:ilvl w:val="2"/>
        <w:numId w:val="7"/>
      </w:numPr>
      <w:spacing w:before="240" w:after="60"/>
      <w:ind w:left="-1" w:hanging="1"/>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numPr>
        <w:ilvl w:val="3"/>
        <w:numId w:val="7"/>
      </w:numPr>
      <w:spacing w:before="240" w:after="60"/>
      <w:ind w:left="-1" w:hanging="1"/>
      <w:outlineLvl w:val="3"/>
    </w:pPr>
    <w:rPr>
      <w:rFonts w:ascii="Calibri" w:hAnsi="Calibri"/>
      <w:b/>
      <w:bCs/>
      <w:sz w:val="28"/>
      <w:szCs w:val="28"/>
    </w:rPr>
  </w:style>
  <w:style w:type="paragraph" w:styleId="Heading5">
    <w:name w:val="heading 5"/>
    <w:basedOn w:val="Normal"/>
    <w:next w:val="Normal"/>
    <w:uiPriority w:val="9"/>
    <w:semiHidden/>
    <w:unhideWhenUsed/>
    <w:qFormat/>
    <w:pPr>
      <w:numPr>
        <w:ilvl w:val="4"/>
        <w:numId w:val="7"/>
      </w:numPr>
      <w:spacing w:before="240" w:after="60"/>
      <w:ind w:left="-1" w:hanging="1"/>
      <w:outlineLvl w:val="4"/>
    </w:pPr>
    <w:rPr>
      <w:rFonts w:ascii="Calibri" w:hAnsi="Calibri"/>
      <w:b/>
      <w:bCs/>
      <w:i/>
      <w:iCs/>
      <w:sz w:val="26"/>
      <w:szCs w:val="26"/>
    </w:rPr>
  </w:style>
  <w:style w:type="paragraph" w:styleId="Heading6">
    <w:name w:val="heading 6"/>
    <w:basedOn w:val="Normal"/>
    <w:next w:val="Normal"/>
    <w:uiPriority w:val="9"/>
    <w:semiHidden/>
    <w:unhideWhenUsed/>
    <w:qFormat/>
    <w:pPr>
      <w:numPr>
        <w:ilvl w:val="5"/>
        <w:numId w:val="7"/>
      </w:numPr>
      <w:spacing w:before="240" w:after="60"/>
      <w:ind w:left="-1" w:hanging="1"/>
      <w:outlineLvl w:val="5"/>
    </w:pPr>
    <w:rPr>
      <w:rFonts w:ascii="Calibri" w:hAnsi="Calibri"/>
      <w:b/>
      <w:bCs/>
      <w:sz w:val="22"/>
      <w:szCs w:val="22"/>
    </w:rPr>
  </w:style>
  <w:style w:type="paragraph" w:styleId="Heading7">
    <w:name w:val="heading 7"/>
    <w:basedOn w:val="Normal"/>
    <w:next w:val="Normal"/>
    <w:qFormat/>
    <w:pPr>
      <w:numPr>
        <w:ilvl w:val="6"/>
        <w:numId w:val="7"/>
      </w:numPr>
      <w:spacing w:before="240" w:after="60"/>
      <w:ind w:left="-1" w:hanging="1"/>
      <w:outlineLvl w:val="6"/>
    </w:pPr>
    <w:rPr>
      <w:rFonts w:ascii="Calibri" w:hAnsi="Calibri"/>
    </w:rPr>
  </w:style>
  <w:style w:type="paragraph" w:styleId="Heading8">
    <w:name w:val="heading 8"/>
    <w:basedOn w:val="Normal"/>
    <w:next w:val="Normal"/>
    <w:qFormat/>
    <w:pPr>
      <w:numPr>
        <w:ilvl w:val="7"/>
        <w:numId w:val="7"/>
      </w:numPr>
      <w:spacing w:before="240" w:after="60"/>
      <w:ind w:left="-1" w:hanging="1"/>
      <w:outlineLvl w:val="7"/>
    </w:pPr>
    <w:rPr>
      <w:rFonts w:ascii="Calibri" w:hAnsi="Calibri"/>
      <w:i/>
      <w:iCs/>
    </w:rPr>
  </w:style>
  <w:style w:type="paragraph" w:styleId="Heading9">
    <w:name w:val="heading 9"/>
    <w:basedOn w:val="Normal"/>
    <w:next w:val="Normal"/>
    <w:qFormat/>
    <w:pPr>
      <w:numPr>
        <w:ilvl w:val="8"/>
        <w:numId w:val="7"/>
      </w:numPr>
      <w:spacing w:before="240" w:after="60"/>
      <w:ind w:left="-1" w:hanging="1"/>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1">
    <w:name w:val="heading 1"/>
    <w:aliases w:val="h1"/>
    <w:next w:val="Normal"/>
    <w:pPr>
      <w:keepNext/>
      <w:numPr>
        <w:numId w:val="7"/>
      </w:numPr>
      <w:pBdr>
        <w:bottom w:val="single" w:sz="4" w:space="1" w:color="auto"/>
      </w:pBdr>
      <w:suppressAutoHyphens/>
      <w:spacing w:before="240" w:after="60" w:line="1" w:lineRule="atLeast"/>
      <w:ind w:leftChars="-1" w:left="-1" w:hangingChars="1" w:hanging="1"/>
      <w:textDirection w:val="btLr"/>
      <w:textAlignment w:val="top"/>
      <w:outlineLvl w:val="0"/>
    </w:pPr>
    <w:rPr>
      <w:rFonts w:ascii="Arial" w:hAnsi="Arial" w:cs="Arial"/>
      <w:b/>
      <w:bCs/>
      <w:kern w:val="32"/>
      <w:position w:val="-1"/>
      <w:sz w:val="32"/>
      <w:szCs w:val="32"/>
      <w:lang w:eastAsia="en-US"/>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Pr>
      <w:rFonts w:ascii="Tahoma" w:hAnsi="Tahoma" w:cs="Tahoma"/>
      <w:sz w:val="16"/>
      <w:szCs w:val="16"/>
    </w:rPr>
  </w:style>
  <w:style w:type="character" w:styleId="Hyperlink">
    <w:name w:val="Hyperlink"/>
    <w:rPr>
      <w:color w:val="0000FF"/>
      <w:w w:val="100"/>
      <w:position w:val="-1"/>
      <w:u w:val="single"/>
      <w:effect w:val="none"/>
      <w:vertAlign w:val="baseline"/>
      <w:cs w:val="0"/>
      <w:em w:val="none"/>
    </w:rPr>
  </w:style>
  <w:style w:type="paragraph" w:styleId="Header">
    <w:name w:val="header"/>
    <w:basedOn w:val="Normal"/>
  </w:style>
  <w:style w:type="paragraph" w:styleId="Footer">
    <w:name w:val="footer"/>
    <w:basedOn w:val="Normal"/>
  </w:style>
  <w:style w:type="character" w:styleId="PageNumber">
    <w:name w:val="page number"/>
    <w:rPr>
      <w:rFonts w:ascii="Arial" w:hAnsi="Arial"/>
      <w:w w:val="100"/>
      <w:position w:val="-1"/>
      <w:sz w:val="16"/>
      <w:effect w:val="none"/>
      <w:vertAlign w:val="baseline"/>
      <w:cs w:val="0"/>
      <w:em w:val="none"/>
    </w:rPr>
  </w:style>
  <w:style w:type="paragraph" w:styleId="TOC1">
    <w:name w:val="toc 1"/>
    <w:basedOn w:val="Normal"/>
    <w:next w:val="Normal"/>
    <w:pPr>
      <w:spacing w:before="120" w:after="120"/>
    </w:pPr>
    <w:rPr>
      <w:b/>
      <w:bCs/>
      <w:caps/>
      <w:sz w:val="20"/>
      <w:szCs w:val="20"/>
    </w:rPr>
  </w:style>
  <w:style w:type="paragraph" w:customStyle="1" w:styleId="Bodytext">
    <w:name w:val="Bodytext"/>
    <w:aliases w:val="bt"/>
    <w:basedOn w:val="Normal"/>
    <w:pPr>
      <w:spacing w:after="120"/>
      <w:ind w:left="1440"/>
    </w:pPr>
    <w:rPr>
      <w:sz w:val="22"/>
      <w:szCs w:val="20"/>
    </w:rPr>
  </w:style>
  <w:style w:type="character" w:customStyle="1" w:styleId="Heading2Char">
    <w:name w:val="Heading 2 Char"/>
    <w:rPr>
      <w:rFonts w:ascii="Arial" w:hAnsi="Arial" w:cs="Arial"/>
      <w:b/>
      <w:bCs/>
      <w:i/>
      <w:iCs/>
      <w:w w:val="100"/>
      <w:position w:val="-1"/>
      <w:sz w:val="28"/>
      <w:szCs w:val="28"/>
      <w:effect w:val="none"/>
      <w:vertAlign w:val="baseline"/>
      <w:cs w:val="0"/>
      <w:em w:val="none"/>
    </w:rPr>
  </w:style>
  <w:style w:type="paragraph" w:styleId="TOC2">
    <w:name w:val="toc 2"/>
    <w:basedOn w:val="Normal"/>
    <w:next w:val="Normal"/>
    <w:pPr>
      <w:ind w:left="240"/>
    </w:pPr>
    <w:rPr>
      <w:smallCaps/>
      <w:sz w:val="20"/>
      <w:szCs w:val="20"/>
    </w:rPr>
  </w:style>
  <w:style w:type="paragraph" w:styleId="TOC3">
    <w:name w:val="toc 3"/>
    <w:basedOn w:val="Normal"/>
    <w:next w:val="Normal"/>
    <w:pPr>
      <w:ind w:left="480"/>
    </w:pPr>
    <w:rPr>
      <w:i/>
      <w:iCs/>
      <w:sz w:val="20"/>
      <w:szCs w:val="20"/>
    </w:rPr>
  </w:style>
  <w:style w:type="paragraph" w:styleId="TOC4">
    <w:name w:val="toc 4"/>
    <w:basedOn w:val="Normal"/>
    <w:next w:val="Normal"/>
    <w:pPr>
      <w:ind w:left="720"/>
    </w:pPr>
    <w:rPr>
      <w:sz w:val="18"/>
      <w:szCs w:val="18"/>
    </w:rPr>
  </w:style>
  <w:style w:type="paragraph" w:styleId="TOC5">
    <w:name w:val="toc 5"/>
    <w:basedOn w:val="Normal"/>
    <w:next w:val="Normal"/>
    <w:pPr>
      <w:ind w:left="960"/>
    </w:pPr>
    <w:rPr>
      <w:sz w:val="18"/>
      <w:szCs w:val="18"/>
    </w:rPr>
  </w:style>
  <w:style w:type="paragraph" w:styleId="TOC6">
    <w:name w:val="toc 6"/>
    <w:basedOn w:val="Normal"/>
    <w:next w:val="Normal"/>
    <w:pPr>
      <w:ind w:left="1200"/>
    </w:pPr>
    <w:rPr>
      <w:sz w:val="18"/>
      <w:szCs w:val="18"/>
    </w:rPr>
  </w:style>
  <w:style w:type="paragraph" w:styleId="TOC7">
    <w:name w:val="toc 7"/>
    <w:basedOn w:val="Normal"/>
    <w:next w:val="Normal"/>
    <w:pPr>
      <w:ind w:left="1440"/>
    </w:pPr>
    <w:rPr>
      <w:sz w:val="18"/>
      <w:szCs w:val="18"/>
    </w:rPr>
  </w:style>
  <w:style w:type="paragraph" w:styleId="TOC8">
    <w:name w:val="toc 8"/>
    <w:basedOn w:val="Normal"/>
    <w:next w:val="Normal"/>
    <w:pPr>
      <w:ind w:left="1680"/>
    </w:pPr>
    <w:rPr>
      <w:sz w:val="18"/>
      <w:szCs w:val="18"/>
    </w:rPr>
  </w:style>
  <w:style w:type="paragraph" w:styleId="TOC9">
    <w:name w:val="toc 9"/>
    <w:basedOn w:val="Normal"/>
    <w:next w:val="Normal"/>
    <w:pPr>
      <w:ind w:left="1920"/>
    </w:pPr>
    <w:rPr>
      <w:sz w:val="18"/>
      <w:szCs w:val="18"/>
    </w:rPr>
  </w:style>
  <w:style w:type="character" w:customStyle="1" w:styleId="Heading4Char">
    <w:name w:val="Heading 4 Char"/>
    <w:rPr>
      <w:rFonts w:ascii="Calibri" w:hAnsi="Calibri"/>
      <w:b/>
      <w:bCs/>
      <w:w w:val="100"/>
      <w:position w:val="-1"/>
      <w:sz w:val="28"/>
      <w:szCs w:val="28"/>
      <w:effect w:val="none"/>
      <w:vertAlign w:val="baseline"/>
      <w:cs w:val="0"/>
      <w:em w:val="none"/>
    </w:rPr>
  </w:style>
  <w:style w:type="character" w:customStyle="1" w:styleId="Heading5Char">
    <w:name w:val="Heading 5 Char"/>
    <w:rPr>
      <w:rFonts w:ascii="Calibri" w:hAnsi="Calibri"/>
      <w:b/>
      <w:bCs/>
      <w:i/>
      <w:iCs/>
      <w:w w:val="100"/>
      <w:position w:val="-1"/>
      <w:sz w:val="26"/>
      <w:szCs w:val="26"/>
      <w:effect w:val="none"/>
      <w:vertAlign w:val="baseline"/>
      <w:cs w:val="0"/>
      <w:em w:val="none"/>
    </w:rPr>
  </w:style>
  <w:style w:type="character" w:customStyle="1" w:styleId="Heading6Char">
    <w:name w:val="Heading 6 Char"/>
    <w:rPr>
      <w:rFonts w:ascii="Calibri" w:hAnsi="Calibri"/>
      <w:b/>
      <w:bCs/>
      <w:w w:val="100"/>
      <w:position w:val="-1"/>
      <w:sz w:val="22"/>
      <w:szCs w:val="22"/>
      <w:effect w:val="none"/>
      <w:vertAlign w:val="baseline"/>
      <w:cs w:val="0"/>
      <w:em w:val="none"/>
    </w:rPr>
  </w:style>
  <w:style w:type="character" w:customStyle="1" w:styleId="Heading7Char">
    <w:name w:val="Heading 7 Char"/>
    <w:rPr>
      <w:rFonts w:ascii="Calibri" w:hAnsi="Calibri"/>
      <w:w w:val="100"/>
      <w:position w:val="-1"/>
      <w:sz w:val="24"/>
      <w:szCs w:val="24"/>
      <w:effect w:val="none"/>
      <w:vertAlign w:val="baseline"/>
      <w:cs w:val="0"/>
      <w:em w:val="none"/>
    </w:rPr>
  </w:style>
  <w:style w:type="character" w:customStyle="1" w:styleId="Heading8Char">
    <w:name w:val="Heading 8 Char"/>
    <w:rPr>
      <w:rFonts w:ascii="Calibri" w:hAnsi="Calibri"/>
      <w:i/>
      <w:iCs/>
      <w:w w:val="100"/>
      <w:position w:val="-1"/>
      <w:sz w:val="24"/>
      <w:szCs w:val="24"/>
      <w:effect w:val="none"/>
      <w:vertAlign w:val="baseline"/>
      <w:cs w:val="0"/>
      <w:em w:val="none"/>
    </w:rPr>
  </w:style>
  <w:style w:type="character" w:customStyle="1" w:styleId="Heading9Char">
    <w:name w:val="Heading 9 Char"/>
    <w:rPr>
      <w:rFonts w:ascii="Cambria" w:hAnsi="Cambria"/>
      <w:w w:val="100"/>
      <w:position w:val="-1"/>
      <w:sz w:val="22"/>
      <w:szCs w:val="22"/>
      <w:effect w:val="none"/>
      <w:vertAlign w:val="baseline"/>
      <w:cs w:val="0"/>
      <w:em w:val="none"/>
    </w:rPr>
  </w:style>
  <w:style w:type="paragraph" w:styleId="ListParagraph">
    <w:name w:val="List Paragraph"/>
    <w:basedOn w:val="Normal"/>
    <w:pPr>
      <w:ind w:left="720"/>
    </w:p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rPr>
      <w:sz w:val="20"/>
      <w:szCs w:val="20"/>
    </w:rPr>
  </w:style>
  <w:style w:type="character" w:customStyle="1" w:styleId="CommentTextChar">
    <w:name w:val="Comment Text Char"/>
    <w:basedOn w:val="DefaultParagraphFont"/>
    <w:rPr>
      <w:w w:val="100"/>
      <w:position w:val="-1"/>
      <w:effect w:val="none"/>
      <w:vertAlign w:val="baseline"/>
      <w:cs w:val="0"/>
      <w:em w:val="none"/>
    </w:rPr>
  </w:style>
  <w:style w:type="paragraph" w:styleId="Revision">
    <w:name w:val="Revision"/>
    <w:pPr>
      <w:suppressAutoHyphens/>
      <w:spacing w:line="1" w:lineRule="atLeast"/>
      <w:ind w:leftChars="-1" w:left="-1" w:hangingChars="1" w:hanging="1"/>
      <w:textDirection w:val="btLr"/>
      <w:textAlignment w:val="top"/>
      <w:outlineLvl w:val="0"/>
    </w:pPr>
    <w:rPr>
      <w:position w:val="-1"/>
      <w:lang w:eastAsia="en-US"/>
    </w:rPr>
  </w:style>
  <w:style w:type="character" w:customStyle="1" w:styleId="HeaderChar">
    <w:name w:val="Header Char"/>
    <w:rPr>
      <w:w w:val="100"/>
      <w:position w:val="-1"/>
      <w:sz w:val="24"/>
      <w:szCs w:val="24"/>
      <w:effect w:val="none"/>
      <w:vertAlign w:val="baseline"/>
      <w:cs w:val="0"/>
      <w:em w:val="none"/>
    </w:rPr>
  </w:style>
  <w:style w:type="character" w:customStyle="1" w:styleId="words">
    <w:name w:val="words"/>
    <w:basedOn w:val="DefaultParagraphFont"/>
    <w:rPr>
      <w:w w:val="100"/>
      <w:position w:val="-1"/>
      <w:effect w:val="none"/>
      <w:vertAlign w:val="baseline"/>
      <w:cs w:val="0"/>
      <w:em w:val="none"/>
    </w:rPr>
  </w:style>
  <w:style w:type="paragraph" w:styleId="NormalWeb">
    <w:name w:val="Normal (Web)"/>
    <w:basedOn w:val="Normal"/>
    <w:qFormat/>
    <w:pPr>
      <w:spacing w:before="100" w:beforeAutospacing="1" w:after="100" w:afterAutospacing="1"/>
    </w:pPr>
    <w:rPr>
      <w:lang w:val="en-ZA" w:eastAsia="en-ZA"/>
    </w:rPr>
  </w:style>
  <w:style w:type="table" w:styleId="MediumShading1">
    <w:name w:val="Medium Shading 1"/>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style>
  <w:style w:type="table" w:styleId="ListTable3-Accent5">
    <w:name w:val="List Table 3 Accent 5"/>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4" w:space="0" w:color="5B9BD5"/>
        <w:left w:val="single" w:sz="4" w:space="0" w:color="5B9BD5"/>
        <w:bottom w:val="single" w:sz="4" w:space="0" w:color="5B9BD5"/>
        <w:right w:val="single" w:sz="4" w:space="0" w:color="5B9BD5"/>
      </w:tblBorders>
    </w:tblPr>
  </w:style>
  <w:style w:type="table" w:styleId="LightList">
    <w:name w:val="Light List"/>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Borders>
        <w:top w:val="single" w:sz="8" w:space="0" w:color="000000"/>
        <w:left w:val="single" w:sz="8" w:space="0" w:color="000000"/>
        <w:bottom w:val="single" w:sz="8" w:space="0" w:color="000000"/>
        <w:right w:val="single" w:sz="8" w:space="0" w:color="000000"/>
      </w:tblBorders>
    </w:tbl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package" Target="embeddings/Microsoft_Visio_Drawing3.vsdx"/><Relationship Id="rId26" Type="http://schemas.openxmlformats.org/officeDocument/2006/relationships/image" Target="media/image13.em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hyperlink" Target="https://www.altexsoft.com/blog/non-functional-requiremen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hyperlink" Target="https://krazytech.com/projects/sample-software-requirements-specificationsrs-report-airline-database" TargetMode="External"/><Relationship Id="rId38" Type="http://schemas.openxmlformats.org/officeDocument/2006/relationships/hyperlink" Target="https://reqtest.com/requirements-blog/functional-vs-non-functional-requirem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7.png"/><Relationship Id="rId37" Type="http://schemas.openxmlformats.org/officeDocument/2006/relationships/hyperlink" Target="https://support.microsoft.com/en-us/office/create-a-uml-use-case-diagram-92cc948d-fc74-466c-9457-e82d62ee1298"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visual-paradigm.com/tutorials/data-flow-diagram-dfd.jsp" TargetMode="External"/><Relationship Id="rId10" Type="http://schemas.openxmlformats.org/officeDocument/2006/relationships/package" Target="embeddings/Microsoft_Visio_Drawing.vsdx"/><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package" Target="embeddings/Microsoft_Visio_Macro-Enabled_Drawing.vsdm"/><Relationship Id="rId30" Type="http://schemas.openxmlformats.org/officeDocument/2006/relationships/oleObject" Target="embeddings/oleObject1.bin"/><Relationship Id="rId35" Type="http://schemas.openxmlformats.org/officeDocument/2006/relationships/hyperlink" Target="https://www.nuclino.com/articles/functional-requirements" TargetMode="External"/></Relationships>
</file>

<file path=word/_rels/header1.xml.rels><?xml version="1.0" encoding="UTF-8" standalone="yes"?>
<Relationships xmlns="http://schemas.openxmlformats.org/package/2006/relationships"><Relationship Id="rId7"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kiajzf4aYL1oREXqSTlqCUpLsg==">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22</Pages>
  <Words>2669</Words>
  <Characters>15219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charbison</dc:creator>
  <cp:lastModifiedBy>Tenti Morobe</cp:lastModifiedBy>
  <cp:revision>4</cp:revision>
  <dcterms:created xsi:type="dcterms:W3CDTF">2022-05-27T16:55:00Z</dcterms:created>
  <dcterms:modified xsi:type="dcterms:W3CDTF">2022-05-30T11:31:00Z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27a3850-2850-457c-8efb-fdd5fa4d27d3_Enabled">
    <vt:lpwstr>True</vt:lpwstr>
  </property>
  <property fmtid="{D5CDD505-2E9C-101B-9397-08002B2CF9AE}" pid="3" name="MSIP_Label_027a3850-2850-457c-8efb-fdd5fa4d27d3_SiteId">
    <vt:lpwstr>7369e6ec-faa6-42fa-bc0e-4f332da5b1db</vt:lpwstr>
  </property>
  <property fmtid="{D5CDD505-2E9C-101B-9397-08002B2CF9AE}" pid="4" name="MSIP_Label_027a3850-2850-457c-8efb-fdd5fa4d27d3_Owner">
    <vt:lpwstr>Cameron.Rampono@standardbank.co.za</vt:lpwstr>
  </property>
  <property fmtid="{D5CDD505-2E9C-101B-9397-08002B2CF9AE}" pid="5" name="MSIP_Label_027a3850-2850-457c-8efb-fdd5fa4d27d3_SetDate">
    <vt:lpwstr>2019-12-02T20:21:08.5286930Z</vt:lpwstr>
  </property>
  <property fmtid="{D5CDD505-2E9C-101B-9397-08002B2CF9AE}" pid="6" name="MSIP_Label_027a3850-2850-457c-8efb-fdd5fa4d27d3_Name">
    <vt:lpwstr>General (No Protection)</vt:lpwstr>
  </property>
  <property fmtid="{D5CDD505-2E9C-101B-9397-08002B2CF9AE}" pid="7" name="MSIP_Label_027a3850-2850-457c-8efb-fdd5fa4d27d3_Application">
    <vt:lpwstr>Microsoft Azure Information Protection</vt:lpwstr>
  </property>
  <property fmtid="{D5CDD505-2E9C-101B-9397-08002B2CF9AE}" pid="8" name="MSIP_Label_027a3850-2850-457c-8efb-fdd5fa4d27d3_ActionId">
    <vt:lpwstr>4e8f76c2-df4c-452b-b97a-7cdf091f581f</vt:lpwstr>
  </property>
  <property fmtid="{D5CDD505-2E9C-101B-9397-08002B2CF9AE}" pid="9" name="MSIP_Label_027a3850-2850-457c-8efb-fdd5fa4d27d3_Extended_MSFT_Method">
    <vt:lpwstr>Automatic</vt:lpwstr>
  </property>
  <property fmtid="{D5CDD505-2E9C-101B-9397-08002B2CF9AE}" pid="10" name="Sensitivity">
    <vt:lpwstr>General (No Protection)</vt:lpwstr>
  </property>
</Properties>
</file>